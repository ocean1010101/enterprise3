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7498D" w:rsidR="26EBEC45" w:rsidP="42CF4245" w:rsidRDefault="26EBEC45" w14:paraId="0A645471" w14:textId="6303549C">
      <w:pPr>
        <w:jc w:val="center"/>
        <w:rPr>
          <w:b/>
          <w:bCs/>
          <w:sz w:val="40"/>
          <w:szCs w:val="40"/>
          <w:u w:val="single"/>
        </w:rPr>
      </w:pPr>
      <w:r w:rsidRPr="0067498D">
        <w:rPr>
          <w:b/>
          <w:bCs/>
          <w:sz w:val="40"/>
          <w:szCs w:val="40"/>
          <w:u w:val="single"/>
        </w:rPr>
        <w:t>DESIGN REPORT</w:t>
      </w:r>
    </w:p>
    <w:p w:rsidR="72BB0D70" w:rsidP="42CF4245" w:rsidRDefault="72BB0D70" w14:paraId="069992DF" w14:textId="3EA2AAFD">
      <w:pPr>
        <w:jc w:val="both"/>
        <w:rPr>
          <w:b/>
          <w:bCs/>
          <w:sz w:val="28"/>
          <w:szCs w:val="28"/>
          <w:u w:val="single"/>
        </w:rPr>
      </w:pPr>
      <w:r w:rsidRPr="3B9BB9B9" w:rsidR="743D2F9F">
        <w:rPr>
          <w:b w:val="1"/>
          <w:bCs w:val="1"/>
          <w:sz w:val="28"/>
          <w:szCs w:val="28"/>
          <w:u w:val="single"/>
        </w:rPr>
        <w:t>Project overview and problem statement</w:t>
      </w:r>
      <w:r w:rsidRPr="3B9BB9B9" w:rsidR="4AFD454A">
        <w:rPr>
          <w:b w:val="1"/>
          <w:bCs w:val="1"/>
          <w:sz w:val="28"/>
          <w:szCs w:val="28"/>
          <w:u w:val="single"/>
        </w:rPr>
        <w:t>:</w:t>
      </w:r>
    </w:p>
    <w:p w:rsidR="72951B9F" w:rsidP="3B9BB9B9" w:rsidRDefault="72951B9F" w14:paraId="7B29D7F2" w14:textId="044EC454">
      <w:pPr>
        <w:pStyle w:val="Normal"/>
        <w:jc w:val="both"/>
        <w:rPr>
          <w:rFonts w:ascii="Noto Sans" w:hAnsi="Noto Sans" w:eastAsia="Noto Sans" w:cs="Noto Sans"/>
          <w:b w:val="0"/>
          <w:bCs w:val="0"/>
          <w:i w:val="0"/>
          <w:iCs w:val="0"/>
          <w:caps w:val="0"/>
          <w:smallCaps w:val="0"/>
          <w:noProof w:val="0"/>
          <w:color w:val="FFFFFF" w:themeColor="background1" w:themeTint="FF" w:themeShade="FF"/>
          <w:sz w:val="24"/>
          <w:szCs w:val="24"/>
          <w:lang w:val="en-US"/>
        </w:rPr>
      </w:pPr>
      <w:ins w:author="A00020186 Ocean Wojcicki" w:date="2026-05-01T14:51:21.814Z" w16du:dateUtc="2026-05-01T14:51:21.814Z" w:id="1506401772">
        <w:r w:rsidRPr="3B9BB9B9" w:rsidR="72951B9F">
          <w:rPr>
            <w:rFonts w:ascii="Noto Sans" w:hAnsi="Noto Sans" w:eastAsia="Noto Sans" w:cs="Noto Sans"/>
            <w:b w:val="0"/>
            <w:bCs w:val="0"/>
            <w:i w:val="0"/>
            <w:iCs w:val="0"/>
            <w:caps w:val="0"/>
            <w:smallCaps w:val="0"/>
            <w:noProof w:val="0"/>
            <w:color w:val="FFFFFF" w:themeColor="background1" w:themeTint="FF" w:themeShade="FF"/>
            <w:sz w:val="24"/>
            <w:szCs w:val="24"/>
            <w:lang w:val="en-US"/>
          </w:rPr>
          <w:t xml:space="preserve">The goal for the given project is to build a web-based “Campus Companion” application built with a React framework, in this case, we have used next.js. For the deployment of the application, we decided to use Netlify as requested. The application is mainly focused in being the most intuitive and user friendly as possible, with accessibility being a top priority, such as using bigger fonts, easy to navigate, having access to all the pages from the home page. </w:t>
        </w:r>
        <w:r>
          <w:br/>
        </w:r>
      </w:ins>
    </w:p>
    <w:p w:rsidR="72BB0D70" w:rsidP="2677F1B0" w:rsidRDefault="542CEA02" w14:paraId="78B2AFB8" w14:textId="432D5F02">
      <w:pPr>
        <w:jc w:val="both"/>
        <w:rPr>
          <w:b/>
          <w:bCs/>
          <w:sz w:val="28"/>
          <w:szCs w:val="28"/>
          <w:u w:val="single"/>
        </w:rPr>
      </w:pPr>
      <w:r w:rsidRPr="3B9BB9B9" w:rsidR="41D9B764">
        <w:rPr>
          <w:b w:val="1"/>
          <w:bCs w:val="1"/>
          <w:sz w:val="28"/>
          <w:szCs w:val="28"/>
          <w:u w:val="single"/>
        </w:rPr>
        <w:t>Target users and user needs (personas)</w:t>
      </w:r>
      <w:r w:rsidRPr="3B9BB9B9" w:rsidR="4AFD454A">
        <w:rPr>
          <w:b w:val="1"/>
          <w:bCs w:val="1"/>
          <w:sz w:val="28"/>
          <w:szCs w:val="28"/>
          <w:u w:val="single"/>
        </w:rPr>
        <w:t>:</w:t>
      </w:r>
    </w:p>
    <w:p w:rsidRPr="0067498D" w:rsidR="0067498D" w:rsidP="3B9BB9B9" w:rsidRDefault="0067498D" w14:paraId="115EC1B6" w14:textId="70FE6B78">
      <w:pPr>
        <w:pStyle w:val="Normal"/>
        <w:jc w:val="both"/>
        <w:rPr>
          <w:ins w:author="A00020186 Ocean Wojcicki" w:date="2026-05-01T14:52:45.572Z" w16du:dateUtc="2026-05-01T14:52:45.572Z" w:id="142831468"/>
        </w:rPr>
      </w:pPr>
      <w:ins w:author="A00020186 Ocean Wojcicki" w:date="2026-05-01T14:52:27.23Z" w16du:dateUtc="2026-05-01T14:52:27.23Z" w:id="1410076659">
        <w:r w:rsidRPr="3B9BB9B9" w:rsidR="47C6A037">
          <w:rPr>
            <w:rFonts w:ascii="Noto Sans" w:hAnsi="Noto Sans" w:eastAsia="Noto Sans" w:cs="Noto Sans"/>
            <w:b w:val="0"/>
            <w:bCs w:val="0"/>
            <w:i w:val="0"/>
            <w:iCs w:val="0"/>
            <w:caps w:val="0"/>
            <w:smallCaps w:val="0"/>
            <w:noProof w:val="0"/>
            <w:color w:val="FFFFFF" w:themeColor="background1" w:themeTint="FF" w:themeShade="FF"/>
            <w:sz w:val="24"/>
            <w:szCs w:val="24"/>
            <w:lang w:val="en-US"/>
          </w:rPr>
          <w:t xml:space="preserve">the targets for the application are mostly students, from new students to graduates, and staff members. </w:t>
        </w:r>
      </w:ins>
    </w:p>
    <w:p w:rsidRPr="0067498D" w:rsidR="0067498D" w:rsidP="3B9BB9B9" w:rsidRDefault="0067498D" w14:paraId="13710318" w14:textId="3C342AF4">
      <w:pPr>
        <w:pStyle w:val="Normal"/>
        <w:jc w:val="both"/>
        <w:rPr>
          <w:ins w:author="A00020186 Ocean Wojcicki" w:date="2026-05-01T14:52:47.188Z" w16du:dateUtc="2026-05-01T14:52:47.188Z" w:id="1587113672"/>
        </w:rPr>
      </w:pPr>
      <w:ins w:author="A00020186 Ocean Wojcicki" w:date="2026-05-01T14:52:27.23Z" w16du:dateUtc="2026-05-01T14:52:27.23Z" w:id="884942816">
        <w:r w:rsidRPr="3B9BB9B9" w:rsidR="47C6A037">
          <w:rPr>
            <w:rFonts w:ascii="Noto Sans" w:hAnsi="Noto Sans" w:eastAsia="Noto Sans" w:cs="Noto Sans"/>
            <w:b w:val="0"/>
            <w:bCs w:val="0"/>
            <w:i w:val="0"/>
            <w:iCs w:val="0"/>
            <w:caps w:val="0"/>
            <w:smallCaps w:val="0"/>
            <w:noProof w:val="0"/>
            <w:color w:val="FFFFFF" w:themeColor="background1" w:themeTint="FF" w:themeShade="FF"/>
            <w:sz w:val="24"/>
            <w:szCs w:val="24"/>
            <w:lang w:val="en-US"/>
          </w:rPr>
          <w:t xml:space="preserve">Persona 1: </w:t>
        </w:r>
      </w:ins>
    </w:p>
    <w:p w:rsidRPr="0067498D" w:rsidR="0067498D" w:rsidP="3B9BB9B9" w:rsidRDefault="0067498D" w14:paraId="6BA87E52" w14:textId="42942B3F">
      <w:pPr>
        <w:pStyle w:val="Normal"/>
        <w:jc w:val="both"/>
        <w:rPr>
          <w:ins w:author="A00020186 Ocean Wojcicki" w:date="2026-05-01T14:52:32.441Z" w16du:dateUtc="2026-05-01T14:52:32.441Z" w:id="704228048"/>
        </w:rPr>
      </w:pPr>
      <w:ins w:author="A00020186 Ocean Wojcicki" w:date="2026-05-01T14:52:27.23Z" w16du:dateUtc="2026-05-01T14:52:27.23Z" w:id="1948935326">
        <w:r w:rsidRPr="3B9BB9B9" w:rsidR="47C6A037">
          <w:rPr>
            <w:rFonts w:ascii="Noto Sans" w:hAnsi="Noto Sans" w:eastAsia="Noto Sans" w:cs="Noto Sans"/>
            <w:b w:val="0"/>
            <w:bCs w:val="0"/>
            <w:i w:val="0"/>
            <w:iCs w:val="0"/>
            <w:caps w:val="0"/>
            <w:smallCaps w:val="0"/>
            <w:noProof w:val="0"/>
            <w:color w:val="FFFFFF" w:themeColor="background1" w:themeTint="FF" w:themeShade="FF"/>
            <w:sz w:val="24"/>
            <w:szCs w:val="24"/>
            <w:lang w:val="en-US"/>
          </w:rPr>
          <w:t xml:space="preserve">Male Student Jake Mcmahon is a student of the univesity that have decided to adopt the app, He is an average Business student, who only has time for work and college. With basic tech skills, he needs the app to be dynamic and simple. The app must cover all his needs, therefore a canteen and a timetable page, they must be simple to use, considering that different people have different amounts of knowledge related to computing. </w:t>
        </w:r>
      </w:ins>
    </w:p>
    <w:p w:rsidRPr="0067498D" w:rsidR="0067498D" w:rsidP="3B9BB9B9" w:rsidRDefault="0067498D" w14:paraId="29C10F40" w14:textId="6A1B59C1">
      <w:pPr>
        <w:pStyle w:val="Normal"/>
        <w:jc w:val="both"/>
        <w:rPr>
          <w:ins w:author="A00020186 Ocean Wojcicki" w:date="2026-05-01T14:52:33.489Z" w16du:dateUtc="2026-05-01T14:52:33.489Z" w:id="1085776664"/>
        </w:rPr>
      </w:pPr>
      <w:ins w:author="A00020186 Ocean Wojcicki" w:date="2026-05-01T14:52:27.23Z" w16du:dateUtc="2026-05-01T14:52:27.23Z" w:id="1729891371">
        <w:r w:rsidRPr="3B9BB9B9" w:rsidR="47C6A037">
          <w:rPr>
            <w:rFonts w:ascii="Noto Sans" w:hAnsi="Noto Sans" w:eastAsia="Noto Sans" w:cs="Noto Sans"/>
            <w:b w:val="0"/>
            <w:bCs w:val="0"/>
            <w:i w:val="0"/>
            <w:iCs w:val="0"/>
            <w:caps w:val="0"/>
            <w:smallCaps w:val="0"/>
            <w:noProof w:val="0"/>
            <w:color w:val="FFFFFF" w:themeColor="background1" w:themeTint="FF" w:themeShade="FF"/>
            <w:sz w:val="24"/>
            <w:szCs w:val="24"/>
            <w:lang w:val="en-US"/>
          </w:rPr>
          <w:t xml:space="preserve">Persona 2: </w:t>
        </w:r>
      </w:ins>
    </w:p>
    <w:p w:rsidRPr="0067498D" w:rsidR="0067498D" w:rsidP="3B9BB9B9" w:rsidRDefault="0067498D" w14:paraId="7AEF2AFC" w14:textId="2C0F9AD1">
      <w:pPr>
        <w:pStyle w:val="Normal"/>
        <w:jc w:val="both"/>
        <w:rPr>
          <w:ins w:author="A00020186 Ocean Wojcicki" w:date="2026-05-01T14:52:40.659Z" w16du:dateUtc="2026-05-01T14:52:40.659Z" w:id="1394761752"/>
        </w:rPr>
      </w:pPr>
      <w:ins w:author="A00020186 Ocean Wojcicki" w:date="2026-05-01T14:52:27.23Z" w16du:dateUtc="2026-05-01T14:52:27.23Z" w:id="1967923395">
        <w:r w:rsidRPr="3B9BB9B9" w:rsidR="47C6A037">
          <w:rPr>
            <w:rFonts w:ascii="Noto Sans" w:hAnsi="Noto Sans" w:eastAsia="Noto Sans" w:cs="Noto Sans"/>
            <w:b w:val="0"/>
            <w:bCs w:val="0"/>
            <w:i w:val="0"/>
            <w:iCs w:val="0"/>
            <w:caps w:val="0"/>
            <w:smallCaps w:val="0"/>
            <w:noProof w:val="0"/>
            <w:color w:val="FFFFFF" w:themeColor="background1" w:themeTint="FF" w:themeShade="FF"/>
            <w:sz w:val="24"/>
            <w:szCs w:val="24"/>
            <w:lang w:val="en-US"/>
          </w:rPr>
          <w:t xml:space="preserve">Female student Sasha ODonnel is also a student in said university, she studies part-time computer sciences, she has a very active social life, therefore she must know the events happening around college, lack of awareness is a problem to her. To cover her needs an interactive map will be included in the app as a feature, Helping her to locate the events she wishes to attend. </w:t>
        </w:r>
      </w:ins>
    </w:p>
    <w:p w:rsidRPr="0067498D" w:rsidR="0067498D" w:rsidP="3B9BB9B9" w:rsidRDefault="0067498D" w14:paraId="215A602C" w14:textId="77D606AF">
      <w:pPr>
        <w:pStyle w:val="Normal"/>
        <w:jc w:val="both"/>
        <w:rPr>
          <w:ins w:author="A00020186 Ocean Wojcicki" w:date="2026-05-01T14:52:42.951Z" w16du:dateUtc="2026-05-01T14:52:42.951Z" w:id="247027326"/>
        </w:rPr>
      </w:pPr>
      <w:ins w:author="A00020186 Ocean Wojcicki" w:date="2026-05-01T14:52:27.23Z" w16du:dateUtc="2026-05-01T14:52:27.23Z" w:id="19283278">
        <w:r w:rsidRPr="3B9BB9B9" w:rsidR="47C6A037">
          <w:rPr>
            <w:rFonts w:ascii="Noto Sans" w:hAnsi="Noto Sans" w:eastAsia="Noto Sans" w:cs="Noto Sans"/>
            <w:b w:val="0"/>
            <w:bCs w:val="0"/>
            <w:i w:val="0"/>
            <w:iCs w:val="0"/>
            <w:caps w:val="0"/>
            <w:smallCaps w:val="0"/>
            <w:noProof w:val="0"/>
            <w:color w:val="FFFFFF" w:themeColor="background1" w:themeTint="FF" w:themeShade="FF"/>
            <w:sz w:val="24"/>
            <w:szCs w:val="24"/>
            <w:lang w:val="en-US"/>
          </w:rPr>
          <w:t xml:space="preserve">Persona 3: </w:t>
        </w:r>
      </w:ins>
    </w:p>
    <w:p w:rsidRPr="0067498D" w:rsidR="0067498D" w:rsidP="3B9BB9B9" w:rsidRDefault="0067498D" w14:paraId="3282A541" w14:textId="309E576E">
      <w:pPr>
        <w:pStyle w:val="Normal"/>
        <w:jc w:val="both"/>
      </w:pPr>
      <w:ins w:author="A00020186 Ocean Wojcicki" w:date="2026-05-01T14:52:27.23Z" w16du:dateUtc="2026-05-01T14:52:27.23Z" w:id="357346858">
        <w:r w:rsidRPr="3B9BB9B9" w:rsidR="47C6A037">
          <w:rPr>
            <w:rFonts w:ascii="Noto Sans" w:hAnsi="Noto Sans" w:eastAsia="Noto Sans" w:cs="Noto Sans"/>
            <w:b w:val="0"/>
            <w:bCs w:val="0"/>
            <w:i w:val="0"/>
            <w:iCs w:val="0"/>
            <w:caps w:val="0"/>
            <w:smallCaps w:val="0"/>
            <w:noProof w:val="0"/>
            <w:color w:val="FFFFFF" w:themeColor="background1" w:themeTint="FF" w:themeShade="FF"/>
            <w:sz w:val="24"/>
            <w:szCs w:val="24"/>
            <w:lang w:val="en-US"/>
          </w:rPr>
          <w:t>International Student Ronald Mcdonnals is an international student that needs constant help from college regarding his documentations. the app must include a helpdesk feature to facilitate communication between him and the staff, or anyone that might need staff support, as well as that, we will include a lost and found page following the same logic. Making sure to follow those goals, the features included in our website are: a canteen menu for each day of the week, a helpdesk, a lost &amp; found page, a map, considering that new students are not familiar with the campus, and a timetable.</w:t>
        </w:r>
      </w:ins>
    </w:p>
    <w:p w:rsidRPr="0067498D" w:rsidR="72BB0D70" w:rsidP="42CF4245" w:rsidRDefault="72BB0D70" w14:paraId="0E8C338F" w14:textId="0AD908A5">
      <w:pPr>
        <w:jc w:val="both"/>
        <w:rPr>
          <w:b/>
          <w:bCs/>
          <w:sz w:val="28"/>
          <w:szCs w:val="28"/>
          <w:u w:val="single"/>
        </w:rPr>
      </w:pPr>
      <w:r w:rsidRPr="0067498D">
        <w:rPr>
          <w:b/>
          <w:bCs/>
          <w:sz w:val="28"/>
          <w:szCs w:val="28"/>
          <w:u w:val="single"/>
        </w:rPr>
        <w:t>System design: Inputs, Processes, Outputs (IPO)</w:t>
      </w:r>
      <w:r w:rsidR="0067498D">
        <w:rPr>
          <w:b/>
          <w:bCs/>
          <w:sz w:val="28"/>
          <w:szCs w:val="28"/>
          <w:u w:val="single"/>
        </w:rPr>
        <w:t>:</w:t>
      </w:r>
    </w:p>
    <w:p w:rsidRPr="0067498D" w:rsidR="0067498D" w:rsidP="0067498D" w:rsidRDefault="0067498D" w14:paraId="5A470D82" w14:textId="77777777">
      <w:pPr>
        <w:jc w:val="both"/>
        <w:rPr>
          <w:lang w:val="en-GB"/>
        </w:rPr>
      </w:pPr>
      <w:r w:rsidRPr="0067498D">
        <w:t xml:space="preserve">Campus Companion app is built to assist students with their daily activities and provide support </w:t>
      </w:r>
      <w:proofErr w:type="gramStart"/>
      <w:r w:rsidRPr="0067498D">
        <w:t>to</w:t>
      </w:r>
      <w:proofErr w:type="gramEnd"/>
      <w:r w:rsidRPr="0067498D">
        <w:t xml:space="preserve"> any problem that occurs.</w:t>
      </w:r>
      <w:r w:rsidRPr="0067498D">
        <w:rPr>
          <w:lang w:val="en-GB"/>
        </w:rPr>
        <w:t> </w:t>
      </w:r>
    </w:p>
    <w:p w:rsidRPr="0067498D" w:rsidR="0067498D" w:rsidP="0067498D" w:rsidRDefault="0067498D" w14:paraId="72DE29DC" w14:textId="77777777">
      <w:pPr>
        <w:jc w:val="both"/>
        <w:rPr>
          <w:lang w:val="en-GB"/>
        </w:rPr>
      </w:pPr>
      <w:r w:rsidRPr="0067498D">
        <w:t>The system’s inputs are data entered into the system by the user (students), these include personal information like name, date of birth etc., preferences like college activities and societies. These inputs </w:t>
      </w:r>
      <w:proofErr w:type="gramStart"/>
      <w:r w:rsidRPr="0067498D">
        <w:t>helps</w:t>
      </w:r>
      <w:proofErr w:type="gramEnd"/>
      <w:r w:rsidRPr="0067498D">
        <w:t> the system create a personalized experience for the users.</w:t>
      </w:r>
      <w:r w:rsidRPr="0067498D">
        <w:rPr>
          <w:lang w:val="en-GB"/>
        </w:rPr>
        <w:t> </w:t>
      </w:r>
    </w:p>
    <w:p w:rsidRPr="0067498D" w:rsidR="0067498D" w:rsidP="0067498D" w:rsidRDefault="0067498D" w14:paraId="4FF8E3DE" w14:textId="77777777">
      <w:pPr>
        <w:jc w:val="both"/>
        <w:rPr>
          <w:lang w:val="en-GB"/>
        </w:rPr>
      </w:pPr>
      <w:r w:rsidRPr="0067498D">
        <w:t>The system process is how the system handles requests made by the users, like requesting for timetables or searching for an </w:t>
      </w:r>
      <w:proofErr w:type="gramStart"/>
      <w:r w:rsidRPr="0067498D">
        <w:t>events</w:t>
      </w:r>
      <w:proofErr w:type="gramEnd"/>
      <w:r w:rsidRPr="0067498D">
        <w:t xml:space="preserve"> on campus. For features like reminders or recommendations the system uses the </w:t>
      </w:r>
      <w:proofErr w:type="gramStart"/>
      <w:r w:rsidRPr="0067498D">
        <w:t>user</w:t>
      </w:r>
      <w:proofErr w:type="gramEnd"/>
      <w:r w:rsidRPr="0067498D">
        <w:t xml:space="preserve"> preferences to give personalized results.</w:t>
      </w:r>
      <w:r w:rsidRPr="0067498D">
        <w:rPr>
          <w:lang w:val="en-GB"/>
        </w:rPr>
        <w:t> </w:t>
      </w:r>
    </w:p>
    <w:p w:rsidRPr="0067498D" w:rsidR="0067498D" w:rsidP="42CF4245" w:rsidRDefault="0067498D" w14:paraId="6CBC8492" w14:textId="6C7BC47C">
      <w:pPr>
        <w:jc w:val="both"/>
        <w:rPr>
          <w:lang w:val="en-GB"/>
        </w:rPr>
      </w:pPr>
      <w:r w:rsidRPr="0067498D">
        <w:t xml:space="preserve">The system’s outputs are results given to the user from the system. These can include the </w:t>
      </w:r>
      <w:proofErr w:type="gramStart"/>
      <w:r w:rsidRPr="0067498D">
        <w:t>student’s</w:t>
      </w:r>
      <w:proofErr w:type="gramEnd"/>
      <w:r w:rsidRPr="0067498D">
        <w:t xml:space="preserve"> timetable, personalized recommendations and confirmation messages. Outputs are meant to be clear, easily understandable, and respond to the information provided by the users.</w:t>
      </w:r>
      <w:r w:rsidRPr="0067498D">
        <w:rPr>
          <w:lang w:val="en-GB"/>
        </w:rPr>
        <w:t> </w:t>
      </w:r>
    </w:p>
    <w:p w:rsidR="72BB0D70" w:rsidP="42CF4245" w:rsidRDefault="72BB0D70" w14:paraId="45251954" w14:textId="254F342D">
      <w:pPr>
        <w:jc w:val="both"/>
        <w:rPr>
          <w:b/>
          <w:bCs/>
          <w:sz w:val="28"/>
          <w:szCs w:val="28"/>
          <w:u w:val="single"/>
        </w:rPr>
      </w:pPr>
      <w:r w:rsidRPr="0067498D">
        <w:rPr>
          <w:b/>
          <w:bCs/>
          <w:sz w:val="28"/>
          <w:szCs w:val="28"/>
          <w:u w:val="single"/>
        </w:rPr>
        <w:t>Architecture overview (client, data storage, optional auth, serverless functions if used)</w:t>
      </w:r>
      <w:r w:rsidR="0067498D">
        <w:rPr>
          <w:b/>
          <w:bCs/>
          <w:sz w:val="28"/>
          <w:szCs w:val="28"/>
          <w:u w:val="single"/>
        </w:rPr>
        <w:t>:</w:t>
      </w:r>
    </w:p>
    <w:p w:rsidRPr="0067498D" w:rsidR="0067498D" w:rsidP="0067498D" w:rsidRDefault="0067498D" w14:paraId="0BEC8B14" w14:textId="77777777">
      <w:pPr>
        <w:jc w:val="both"/>
        <w:rPr>
          <w:lang w:val="en-GB"/>
        </w:rPr>
      </w:pPr>
      <w:r w:rsidRPr="0067498D">
        <w:t xml:space="preserve">The system uses </w:t>
      </w:r>
      <w:proofErr w:type="gramStart"/>
      <w:r w:rsidRPr="0067498D">
        <w:t>a web</w:t>
      </w:r>
      <w:proofErr w:type="gramEnd"/>
      <w:r w:rsidRPr="0067498D">
        <w:t xml:space="preserve">-based architecture with a client-server model. The client side is built using ‘Next.js’ a </w:t>
      </w:r>
      <w:proofErr w:type="gramStart"/>
      <w:r w:rsidRPr="0067498D">
        <w:t>react</w:t>
      </w:r>
      <w:proofErr w:type="gramEnd"/>
      <w:r w:rsidRPr="0067498D">
        <w:t> framework which helps us handle the </w:t>
      </w:r>
      <w:proofErr w:type="gramStart"/>
      <w:r w:rsidRPr="0067498D">
        <w:t>users</w:t>
      </w:r>
      <w:proofErr w:type="gramEnd"/>
      <w:r w:rsidRPr="0067498D">
        <w:t> interface and user interactions, it runs in the web </w:t>
      </w:r>
      <w:proofErr w:type="gramStart"/>
      <w:r w:rsidRPr="0067498D">
        <w:t>browser</w:t>
      </w:r>
      <w:proofErr w:type="gramEnd"/>
      <w:r w:rsidRPr="0067498D">
        <w:t> and it also </w:t>
      </w:r>
      <w:proofErr w:type="gramStart"/>
      <w:r w:rsidRPr="0067498D">
        <w:t>communicate</w:t>
      </w:r>
      <w:proofErr w:type="gramEnd"/>
      <w:r w:rsidRPr="0067498D">
        <w:t> with the backend services through API calls.</w:t>
      </w:r>
      <w:r w:rsidRPr="0067498D">
        <w:rPr>
          <w:lang w:val="en-GB"/>
        </w:rPr>
        <w:t> </w:t>
      </w:r>
    </w:p>
    <w:p w:rsidRPr="0067498D" w:rsidR="0067498D" w:rsidP="0067498D" w:rsidRDefault="0067498D" w14:paraId="0CA03EB5" w14:textId="77777777">
      <w:pPr>
        <w:jc w:val="both"/>
        <w:rPr>
          <w:lang w:val="en-GB"/>
        </w:rPr>
      </w:pPr>
      <w:r w:rsidRPr="0067498D">
        <w:t>The backend uses serverless functions like </w:t>
      </w:r>
      <w:proofErr w:type="gramStart"/>
      <w:r w:rsidRPr="0067498D">
        <w:t>Netlify  Functions</w:t>
      </w:r>
      <w:proofErr w:type="gramEnd"/>
      <w:r w:rsidRPr="0067498D">
        <w:t> or </w:t>
      </w:r>
      <w:proofErr w:type="spellStart"/>
      <w:r w:rsidRPr="0067498D">
        <w:t>Supabase</w:t>
      </w:r>
      <w:proofErr w:type="spellEnd"/>
      <w:r w:rsidRPr="0067498D">
        <w:t> to process requests made by the user like fetching events dates or submitting forms in the app. This method allows us to reduce the need for managing the servers and allows for more scalable and efficient handling of requests made by users.</w:t>
      </w:r>
      <w:r w:rsidRPr="0067498D">
        <w:rPr>
          <w:lang w:val="en-GB"/>
        </w:rPr>
        <w:t> </w:t>
      </w:r>
    </w:p>
    <w:p w:rsidR="0067498D" w:rsidP="0067498D" w:rsidRDefault="0067498D" w14:paraId="7A926152" w14:textId="77777777">
      <w:pPr>
        <w:jc w:val="both"/>
        <w:rPr>
          <w:lang w:val="en-GB"/>
        </w:rPr>
      </w:pPr>
      <w:r w:rsidRPr="0067498D">
        <w:t>The system uses </w:t>
      </w:r>
      <w:proofErr w:type="spellStart"/>
      <w:r w:rsidRPr="0067498D">
        <w:t>Supabase</w:t>
      </w:r>
      <w:proofErr w:type="spellEnd"/>
      <w:r w:rsidRPr="0067498D">
        <w:t> for the database, where we store fictional data like users, timetables, events, helpdesk tickets and lost &amp; found. The database is made for fast queries and data handling.</w:t>
      </w:r>
      <w:r w:rsidRPr="0067498D">
        <w:rPr>
          <w:lang w:val="en-GB"/>
        </w:rPr>
        <w:t> </w:t>
      </w:r>
    </w:p>
    <w:p w:rsidRPr="0067498D" w:rsidR="00B40E87" w:rsidP="0067498D" w:rsidRDefault="00B40E87" w14:paraId="12C33055" w14:textId="73E5C09E">
      <w:pPr>
        <w:jc w:val="both"/>
        <w:rPr>
          <w:lang w:val="en-GB"/>
        </w:rPr>
      </w:pPr>
      <w:r>
        <w:rPr>
          <w:lang w:val="en-GB"/>
        </w:rPr>
        <w:t>The system will also include authentication to give the user’s a more personalised experience even though it can function without it.</w:t>
      </w:r>
    </w:p>
    <w:p w:rsidRPr="0067498D" w:rsidR="72BB0D70" w:rsidP="42CF4245" w:rsidRDefault="72BB0D70" w14:paraId="79FC8444" w14:textId="3BDE1117">
      <w:pPr>
        <w:jc w:val="both"/>
        <w:rPr>
          <w:b/>
          <w:bCs/>
          <w:sz w:val="28"/>
          <w:szCs w:val="28"/>
          <w:u w:val="single"/>
        </w:rPr>
      </w:pPr>
      <w:r w:rsidRPr="0067498D">
        <w:rPr>
          <w:b/>
          <w:bCs/>
          <w:sz w:val="28"/>
          <w:szCs w:val="28"/>
          <w:u w:val="single"/>
        </w:rPr>
        <w:t xml:space="preserve">Data design (conceptual): key entities and relationships; what you will NOT collect (data </w:t>
      </w:r>
      <w:r w:rsidRPr="0067498D" w:rsidR="3BA53978">
        <w:rPr>
          <w:b/>
          <w:bCs/>
          <w:sz w:val="28"/>
          <w:szCs w:val="28"/>
          <w:u w:val="single"/>
        </w:rPr>
        <w:t>minimization</w:t>
      </w:r>
      <w:r w:rsidRPr="0067498D">
        <w:rPr>
          <w:b/>
          <w:bCs/>
          <w:sz w:val="28"/>
          <w:szCs w:val="28"/>
          <w:u w:val="single"/>
        </w:rPr>
        <w:t>)</w:t>
      </w:r>
      <w:r w:rsidRPr="0067498D" w:rsidR="0067498D">
        <w:rPr>
          <w:b/>
          <w:bCs/>
          <w:sz w:val="28"/>
          <w:szCs w:val="28"/>
          <w:u w:val="single"/>
        </w:rPr>
        <w:t>:</w:t>
      </w:r>
    </w:p>
    <w:p w:rsidR="695C900D" w:rsidP="0009477A" w:rsidRDefault="715CBADE" w14:paraId="1C424254" w14:textId="5D353A28">
      <w:pPr>
        <w:jc w:val="both"/>
        <w:rPr>
          <w:ins w:author="A00020186 Ocean Wojcicki" w:date="2026-04-29T17:51:00Z" w16du:dateUtc="2026-04-29T17:51:03Z" w:id="0"/>
        </w:rPr>
      </w:pPr>
      <w:ins w:author="A00020186 Ocean Wojcicki" w:date="2026-04-29T17:48:00Z" w16du:dateUtc="2026-04-29T17:48:58Z" w:id="1">
        <w:r>
          <w:t xml:space="preserve">The key entities we chose to put into the application were a canteen menu, a helpdesk </w:t>
        </w:r>
      </w:ins>
      <w:ins w:author="A00020186 Ocean Wojcicki" w:date="2026-04-29T17:49:00Z" w16du:dateUtc="2026-04-29T17:49:54Z" w:id="2">
        <w:r>
          <w:t>and lost &amp; found page, a campus map, a timetable, an events page</w:t>
        </w:r>
        <w:r w:rsidR="1112C4D5">
          <w:t>, and a setting page</w:t>
        </w:r>
      </w:ins>
      <w:ins w:author="A00020186 Ocean Wojcicki" w:date="2026-04-29T17:50:00Z" w16du:dateUtc="2026-04-29T17:50:44Z" w:id="3">
        <w:r w:rsidR="1112C4D5">
          <w:t xml:space="preserve">. </w:t>
        </w:r>
      </w:ins>
    </w:p>
    <w:p w:rsidR="695C900D" w:rsidP="11FEDD28" w:rsidRDefault="078386BE" w14:paraId="65BD804A" w14:textId="0F6E7F94">
      <w:pPr>
        <w:jc w:val="both"/>
        <w:rPr>
          <w:ins w:author="A00020186 Ocean Wojcicki" w:date="2026-04-29T18:16:00Z" w16du:dateUtc="2026-04-29T18:16:59Z" w:id="4"/>
        </w:rPr>
      </w:pPr>
      <w:ins w:author="A00020186 Ocean Wojcicki" w:date="2026-04-29T17:51:00Z" w16du:dateUtc="2026-04-29T17:51:58Z" w:id="5">
        <w:r>
          <w:t xml:space="preserve">For data minimization, we </w:t>
        </w:r>
      </w:ins>
      <w:ins w:author="A00020186 Ocean Wojcicki" w:date="2026-04-29T18:50:00Z" w16du:dateUtc="2026-04-29T18:50:04Z" w:id="6">
        <w:r w:rsidR="6F315743">
          <w:t>won’t</w:t>
        </w:r>
      </w:ins>
      <w:ins w:author="A00020186 Ocean Wojcicki" w:date="2026-04-29T17:51:00Z" w16du:dateUtc="2026-04-29T17:51:58Z" w:id="7">
        <w:r>
          <w:t xml:space="preserve"> be collecting any personal </w:t>
        </w:r>
        <w:proofErr w:type="spellStart"/>
        <w:r>
          <w:t>inforamtion</w:t>
        </w:r>
        <w:proofErr w:type="spellEnd"/>
        <w:r>
          <w:t xml:space="preserve"> that includes a student’s home address, their credit card information, or anything </w:t>
        </w:r>
        <w:proofErr w:type="spellStart"/>
        <w:r>
          <w:t>thats</w:t>
        </w:r>
        <w:proofErr w:type="spellEnd"/>
        <w:r>
          <w:t xml:space="preserve"> too sensitive. What the web app will be collecting is only </w:t>
        </w:r>
      </w:ins>
      <w:ins w:author="A00020186 Ocean Wojcicki" w:date="2026-04-29T17:52:00Z" w16du:dateUtc="2026-04-29T17:52:52Z" w:id="8">
        <w:r>
          <w:t xml:space="preserve">bare </w:t>
        </w:r>
      </w:ins>
      <w:ins w:author="A00020186 Ocean Wojcicki" w:date="2026-04-29T17:54:00Z" w16du:dateUtc="2026-04-29T17:54:58Z" w:id="9">
        <w:r w:rsidR="2B7B3FC7">
          <w:t>minimum,</w:t>
        </w:r>
      </w:ins>
      <w:ins w:author="A00020186 Ocean Wojcicki" w:date="2026-04-29T17:52:00Z" w16du:dateUtc="2026-04-29T17:52:52Z" w:id="10">
        <w:r>
          <w:t xml:space="preserve"> li</w:t>
        </w:r>
        <w:r w:rsidR="0D079622">
          <w:t xml:space="preserve">ke asking the user for their student email wherever needed. This will be applied to all pages that </w:t>
        </w:r>
      </w:ins>
      <w:ins w:author="A00020186 Ocean Wojcicki" w:date="2026-04-29T18:46:00Z" w16du:dateUtc="2026-04-29T18:46:53Z" w:id="11">
        <w:r w:rsidR="6F04D4C5">
          <w:t>require</w:t>
        </w:r>
        <w:r w:rsidR="3AE6FFCA">
          <w:t xml:space="preserve"> </w:t>
        </w:r>
      </w:ins>
      <w:ins w:author="A00020186 Ocean Wojcicki" w:date="2026-04-29T17:52:00Z" w16du:dateUtc="2026-04-29T17:52:52Z" w:id="12">
        <w:r w:rsidR="0D079622">
          <w:t xml:space="preserve">a way </w:t>
        </w:r>
      </w:ins>
      <w:ins w:author="A00020186 Ocean Wojcicki" w:date="2026-04-29T18:46:00Z" w16du:dateUtc="2026-04-29T18:46:55Z" w:id="13">
        <w:r w:rsidR="571009A1">
          <w:t>to give</w:t>
        </w:r>
      </w:ins>
      <w:ins w:author="A00020186 Ocean Wojcicki" w:date="2026-04-29T17:52:00Z" w16du:dateUtc="2026-04-29T17:52:52Z" w:id="14">
        <w:r w:rsidR="0D079622">
          <w:t xml:space="preserve"> feedback to the user after they submit something.</w:t>
        </w:r>
      </w:ins>
      <w:del w:author="A00020186 Ocean Wojcicki" w:date="2026-04-29T18:47:00Z" w16du:dateUtc="2026-04-29T18:47:03Z" w:id="15">
        <w:r w:rsidDel="114B08CE" w:rsidR="67954AF0">
          <w:delText>T</w:delText>
        </w:r>
      </w:del>
    </w:p>
    <w:p w:rsidR="695C900D" w:rsidP="11FEDD28" w:rsidRDefault="425AA75D" w14:paraId="66FA2D42" w14:textId="07EC6844">
      <w:pPr>
        <w:jc w:val="both"/>
        <w:rPr>
          <w:ins w:author="A00020186 Ocean Wojcicki" w:date="2026-04-29T19:54:00Z" w16du:dateUtc="2026-04-29T19:54:12Z" w:id="16"/>
        </w:rPr>
      </w:pPr>
      <w:ins w:author="A00020186 Ocean Wojcicki" w:date="2026-04-29T18:47:00Z" w16du:dateUtc="2026-04-29T18:47:58Z" w:id="17">
        <w:r>
          <w:t>For example, when submitting a ticket on the helpdesk page, it will only ask for a student email and a description of the issue they</w:t>
        </w:r>
      </w:ins>
      <w:ins w:author="A00020186 Ocean Wojcicki" w:date="2026-04-29T18:48:00Z" w16du:dateUtc="2026-04-29T18:48:05Z" w:id="18">
        <w:r>
          <w:t xml:space="preserve"> have.</w:t>
        </w:r>
      </w:ins>
    </w:p>
    <w:tbl>
      <w:tblPr>
        <w:tblStyle w:val="TableGrid"/>
        <w:tblW w:w="0" w:type="auto"/>
        <w:tblLook w:val="06A0" w:firstRow="1" w:lastRow="0" w:firstColumn="1" w:lastColumn="0" w:noHBand="1" w:noVBand="1"/>
      </w:tblPr>
      <w:tblGrid>
        <w:gridCol w:w="3117"/>
        <w:gridCol w:w="3116"/>
        <w:gridCol w:w="3117"/>
      </w:tblGrid>
      <w:tr w:rsidR="11FEDD28" w:rsidTr="4DEB4254" w14:paraId="5E02F780" w14:textId="77777777">
        <w:trPr>
          <w:trHeight w:val="300"/>
          <w:ins w:author="A00020186 Ocean Wojcicki" w:date="2026-04-29T20:07:00Z" w:id="19"/>
        </w:trPr>
        <w:tc>
          <w:tcPr>
            <w:tcW w:w="3120" w:type="dxa"/>
          </w:tcPr>
          <w:p w:rsidR="5FF367BC" w:rsidP="11FEDD28" w:rsidRDefault="5FF367BC" w14:paraId="60056B2D" w14:textId="19E33A42">
            <w:ins w:author="A00020186 Ocean Wojcicki" w:date="2026-04-29T20:07:00Z" w16du:dateUtc="2026-04-29T20:07:11Z" w:id="20">
              <w:r>
                <w:t>Entity</w:t>
              </w:r>
            </w:ins>
          </w:p>
        </w:tc>
        <w:tc>
          <w:tcPr>
            <w:tcW w:w="3120" w:type="dxa"/>
          </w:tcPr>
          <w:p w:rsidR="5FF367BC" w:rsidP="11FEDD28" w:rsidRDefault="5FF367BC" w14:paraId="315BF847" w14:textId="6B2CBD21">
            <w:ins w:author="A00020186 Ocean Wojcicki" w:date="2026-04-29T20:07:00Z" w16du:dateUtc="2026-04-29T20:07:17Z" w:id="21">
              <w:r>
                <w:t>Attribute</w:t>
              </w:r>
            </w:ins>
            <w:ins w:author="A00020186 Ocean Wojcicki" w:date="2026-04-29T20:08:00Z" w16du:dateUtc="2026-04-29T20:08:03Z" w:id="22">
              <w:r>
                <w:t>s</w:t>
              </w:r>
            </w:ins>
          </w:p>
        </w:tc>
        <w:tc>
          <w:tcPr>
            <w:tcW w:w="3120" w:type="dxa"/>
          </w:tcPr>
          <w:p w:rsidR="5FF367BC" w:rsidP="11FEDD28" w:rsidRDefault="5FF367BC" w14:paraId="7E876A48" w14:textId="5E111F2E">
            <w:ins w:author="A00020186 Ocean Wojcicki" w:date="2026-04-29T20:07:00Z" w16du:dateUtc="2026-04-29T20:07:26Z" w:id="23">
              <w:r>
                <w:t>Relationship</w:t>
              </w:r>
            </w:ins>
            <w:ins w:author="A00020186 Ocean Wojcicki" w:date="2026-04-29T20:46:00Z" w16du:dateUtc="2026-04-29T20:46:19Z" w:id="24">
              <w:r w:rsidR="7268FE8A">
                <w:t>s</w:t>
              </w:r>
            </w:ins>
          </w:p>
        </w:tc>
      </w:tr>
      <w:tr w:rsidR="11FEDD28" w:rsidTr="4DEB4254" w14:paraId="5C2BB751" w14:textId="77777777">
        <w:trPr>
          <w:trHeight w:val="300"/>
          <w:ins w:author="A00020186 Ocean Wojcicki" w:date="2026-04-29T20:07:00Z" w:id="25"/>
        </w:trPr>
        <w:tc>
          <w:tcPr>
            <w:tcW w:w="3120" w:type="dxa"/>
          </w:tcPr>
          <w:p w:rsidR="5FF367BC" w:rsidP="11FEDD28" w:rsidRDefault="5FF367BC" w14:paraId="0D53EA94" w14:textId="668A14C4">
            <w:ins w:author="A00020186 Ocean Wojcicki" w:date="2026-04-29T20:07:00Z" w16du:dateUtc="2026-04-29T20:07:59Z" w:id="26">
              <w:r>
                <w:t>Timetable</w:t>
              </w:r>
            </w:ins>
          </w:p>
        </w:tc>
        <w:tc>
          <w:tcPr>
            <w:tcW w:w="3120" w:type="dxa"/>
          </w:tcPr>
          <w:p w:rsidR="2EBE91A5" w:rsidP="11FEDD28" w:rsidRDefault="2EBE91A5" w14:paraId="694DAE50" w14:textId="608DE5A5">
            <w:ins w:author="A00020186 Ocean Wojcicki" w:date="2026-04-29T20:12:00Z" w16du:dateUtc="2026-04-29T20:12:49Z" w:id="27">
              <w:r>
                <w:t>Course</w:t>
              </w:r>
            </w:ins>
            <w:ins w:author="A00020186 Ocean Wojcicki" w:date="2026-04-29T20:46:00Z" w16du:dateUtc="2026-04-29T20:46:40Z" w:id="28">
              <w:r w:rsidR="631B5B6E">
                <w:t xml:space="preserve">, Course Group, </w:t>
              </w:r>
            </w:ins>
            <w:ins w:author="A00020186 Ocean Wojcicki" w:date="2026-04-29T20:47:00Z" w16du:dateUtc="2026-04-29T20:47:41Z" w:id="29">
              <w:r w:rsidR="47573F30">
                <w:t xml:space="preserve">Days of the </w:t>
              </w:r>
            </w:ins>
            <w:ins w:author="A00020186 Ocean Wojcicki" w:date="2026-04-29T21:12:00Z" w16du:dateUtc="2026-04-29T21:12:20Z" w:id="30">
              <w:r w:rsidR="554F827C">
                <w:t>Week.</w:t>
              </w:r>
            </w:ins>
          </w:p>
        </w:tc>
        <w:tc>
          <w:tcPr>
            <w:tcW w:w="3120" w:type="dxa"/>
          </w:tcPr>
          <w:p w:rsidR="620CE8CF" w:rsidP="11FEDD28" w:rsidRDefault="620CE8CF" w14:paraId="336291F8" w14:textId="0208106A">
            <w:ins w:author="A00020186 Ocean Wojcicki" w:date="2026-04-29T23:05:00Z" w16du:dateUtc="2026-04-29T23:05:13Z" w:id="31">
              <w:r>
                <w:t xml:space="preserve">One </w:t>
              </w:r>
              <w:proofErr w:type="gramStart"/>
              <w:r>
                <w:t>to</w:t>
              </w:r>
              <w:proofErr w:type="gramEnd"/>
              <w:r>
                <w:t xml:space="preserve"> many </w:t>
              </w:r>
              <w:proofErr w:type="gramStart"/>
              <w:r>
                <w:t>relationship</w:t>
              </w:r>
              <w:proofErr w:type="gramEnd"/>
              <w:r>
                <w:t xml:space="preserve"> between </w:t>
              </w:r>
            </w:ins>
            <w:ins w:author="A00020186 Ocean Wojcicki" w:date="2026-04-29T23:06:00Z" w16du:dateUtc="2026-04-29T23:06:09Z" w:id="32">
              <w:r w:rsidR="0F907EAF">
                <w:t>the course and groups.</w:t>
              </w:r>
            </w:ins>
          </w:p>
        </w:tc>
      </w:tr>
      <w:tr w:rsidR="11FEDD28" w:rsidTr="4DEB4254" w14:paraId="3D3470A4" w14:textId="77777777">
        <w:trPr>
          <w:trHeight w:val="300"/>
          <w:ins w:author="A00020186 Ocean Wojcicki" w:date="2026-04-29T20:07:00Z" w:id="33"/>
        </w:trPr>
        <w:tc>
          <w:tcPr>
            <w:tcW w:w="3120" w:type="dxa"/>
          </w:tcPr>
          <w:p w:rsidR="60F2FF1B" w:rsidP="11FEDD28" w:rsidRDefault="60F2FF1B" w14:paraId="71918589" w14:textId="4DA46142">
            <w:ins w:author="A00020186 Ocean Wojcicki" w:date="2026-04-30T00:57:00Z" w16du:dateUtc="2026-04-30T00:57:24Z" w:id="34">
              <w:r>
                <w:t>Events</w:t>
              </w:r>
            </w:ins>
          </w:p>
        </w:tc>
        <w:tc>
          <w:tcPr>
            <w:tcW w:w="3120" w:type="dxa"/>
          </w:tcPr>
          <w:p w:rsidR="60F2FF1B" w:rsidP="11FEDD28" w:rsidRDefault="60F2FF1B" w14:paraId="40E622C8" w14:textId="72AF10BB">
            <w:ins w:author="A00020186 Ocean Wojcicki" w:date="2026-04-30T00:58:00Z" w16du:dateUtc="2026-04-30T00:58:21Z" w:id="35">
              <w:r>
                <w:t>Date, time, location</w:t>
              </w:r>
            </w:ins>
          </w:p>
        </w:tc>
        <w:tc>
          <w:tcPr>
            <w:tcW w:w="3120" w:type="dxa"/>
          </w:tcPr>
          <w:p w:rsidR="07C1608B" w:rsidP="11FEDD28" w:rsidRDefault="5F0B73F5" w14:paraId="0B9B2448" w14:textId="3A039C11">
            <w:proofErr w:type="gramStart"/>
            <w:ins w:author="A00020186 Ocean Wojcicki" w:date="2026-04-30T01:08:00Z" w16du:dateUtc="2026-04-30T01:08:44Z" w:id="36">
              <w:r>
                <w:t>One</w:t>
              </w:r>
            </w:ins>
            <w:ins w:author="A00020186 Ocean Wojcicki" w:date="2026-04-30T00:59:00Z" w16du:dateUtc="2026-04-30T00:59:50Z" w:id="37">
              <w:r w:rsidR="2F9269D1">
                <w:t xml:space="preserve"> </w:t>
              </w:r>
            </w:ins>
            <w:ins w:author="A00020186 Ocean Wojcicki" w:date="2026-04-30T01:08:00Z" w16du:dateUtc="2026-04-30T01:08:44Z" w:id="38">
              <w:r>
                <w:t xml:space="preserve"> </w:t>
              </w:r>
            </w:ins>
            <w:ins w:author="A00020186 Ocean Wojcicki" w:date="2026-04-30T00:59:00Z" w16du:dateUtc="2026-04-30T00:59:50Z" w:id="39">
              <w:r w:rsidR="2F9269D1">
                <w:t>event</w:t>
              </w:r>
              <w:proofErr w:type="gramEnd"/>
              <w:r w:rsidR="2F9269D1">
                <w:t xml:space="preserve"> can have multiple registrations tied to it</w:t>
              </w:r>
            </w:ins>
          </w:p>
        </w:tc>
      </w:tr>
      <w:tr w:rsidR="4DEB4254" w:rsidTr="4DEB4254" w14:paraId="42976F73" w14:textId="77777777">
        <w:trPr>
          <w:trHeight w:val="300"/>
          <w:ins w:author="A00020186 Ocean Wojcicki" w:date="2026-04-30T01:12:00Z" w:id="40"/>
        </w:trPr>
        <w:tc>
          <w:tcPr>
            <w:tcW w:w="3120" w:type="dxa"/>
          </w:tcPr>
          <w:p w:rsidR="6944F21D" w:rsidP="4DEB4254" w:rsidRDefault="6944F21D" w14:paraId="6641B925" w14:textId="6B0406D6">
            <w:ins w:author="A00020186 Ocean Wojcicki" w:date="2026-04-30T01:12:00Z" w16du:dateUtc="2026-04-30T01:12:57Z" w:id="41">
              <w:r>
                <w:t>Menu</w:t>
              </w:r>
            </w:ins>
          </w:p>
        </w:tc>
        <w:tc>
          <w:tcPr>
            <w:tcW w:w="3120" w:type="dxa"/>
          </w:tcPr>
          <w:p w:rsidR="30EE8C76" w:rsidP="4DEB4254" w:rsidRDefault="30EE8C76" w14:paraId="4D45EA64" w14:textId="56A29989">
            <w:ins w:author="A00020186 Ocean Wojcicki" w:date="2026-04-30T01:21:00Z" w16du:dateUtc="2026-04-30T01:21:23Z" w:id="42">
              <w:r>
                <w:t>Category, Item name, price, allergens</w:t>
              </w:r>
            </w:ins>
          </w:p>
        </w:tc>
        <w:tc>
          <w:tcPr>
            <w:tcW w:w="3120" w:type="dxa"/>
          </w:tcPr>
          <w:p w:rsidR="30EE8C76" w:rsidP="4DEB4254" w:rsidRDefault="30EE8C76" w14:paraId="1126DD0D" w14:textId="26BED3DF">
            <w:ins w:author="A00020186 Ocean Wojcicki" w:date="2026-04-30T01:22:00Z" w16du:dateUtc="2026-04-30T01:22:57Z" w:id="43">
              <w:r>
                <w:t xml:space="preserve">Another </w:t>
              </w:r>
              <w:proofErr w:type="gramStart"/>
              <w:r>
                <w:t>one to many</w:t>
              </w:r>
              <w:proofErr w:type="gramEnd"/>
              <w:r>
                <w:t xml:space="preserve"> link between the menu category and the food items. </w:t>
              </w:r>
            </w:ins>
          </w:p>
        </w:tc>
      </w:tr>
    </w:tbl>
    <w:p w:rsidR="695C900D" w:rsidP="11FEDD28" w:rsidRDefault="695C900D" w14:paraId="316CB88B" w14:textId="6420959D">
      <w:pPr>
        <w:rPr>
          <w:del w:author="A00020186 Ocean Wojcicki" w:date="2026-04-30T01:00:00Z" w16du:dateUtc="2026-04-30T01:00:18Z" w:id="44"/>
        </w:rPr>
      </w:pPr>
    </w:p>
    <w:p w:rsidR="1856060D" w:rsidRDefault="1856060D" w14:paraId="5420100E" w14:textId="4EDA06A6">
      <w:pPr>
        <w:rPr>
          <w:ins w:author="A00020186 Ocean Wojcicki" w:date="2026-04-30T01:08:00Z" w16du:dateUtc="2026-04-30T01:08:55Z" w:id="45"/>
        </w:rPr>
      </w:pPr>
      <w:proofErr w:type="gramStart"/>
      <w:ins w:author="A00020186 Ocean Wojcicki" w:date="2026-04-30T01:05:00Z" w16du:dateUtc="2026-04-30T01:05:59Z" w:id="46">
        <w:r>
          <w:t>So</w:t>
        </w:r>
        <w:proofErr w:type="gramEnd"/>
        <w:r>
          <w:t xml:space="preserve"> </w:t>
        </w:r>
      </w:ins>
      <w:ins w:author="A00020186 Ocean Wojcicki" w:date="2026-04-30T01:06:00Z" w16du:dateUtc="2026-04-30T01:06:58Z" w:id="47">
        <w:r>
          <w:t xml:space="preserve">the timetable will show options to choose a course, the </w:t>
        </w:r>
      </w:ins>
      <w:ins w:author="A00020186 Ocean Wojcicki" w:date="2026-04-30T01:09:00Z" w16du:dateUtc="2026-04-30T01:09:08Z" w:id="48">
        <w:r w:rsidR="1C6D1CF3">
          <w:t>group,</w:t>
        </w:r>
      </w:ins>
      <w:ins w:author="A00020186 Ocean Wojcicki" w:date="2026-04-30T01:06:00Z" w16du:dateUtc="2026-04-30T01:06:58Z" w:id="49">
        <w:r>
          <w:t xml:space="preserve"> and a day of the week</w:t>
        </w:r>
      </w:ins>
      <w:ins w:author="A00020186 Ocean Wojcicki" w:date="2026-04-30T01:07:00Z" w16du:dateUtc="2026-04-30T01:07:46Z" w:id="50">
        <w:r w:rsidR="41256E51">
          <w:t xml:space="preserve"> for students to see their timetable. There is a “one to many”</w:t>
        </w:r>
      </w:ins>
      <w:ins w:author="A00020186 Ocean Wojcicki" w:date="2026-04-30T01:07:00Z" w16du:dateUtc="2026-04-30T01:07:46Z" w:id="51">
        <w:r w:rsidR="364E8C89">
          <w:t xml:space="preserve"> relationship between the course and the groups</w:t>
        </w:r>
      </w:ins>
      <w:ins w:author="A00020186 Ocean Wojcicki" w:date="2026-04-30T01:08:00Z" w16du:dateUtc="2026-04-30T01:08:21Z" w:id="52">
        <w:r w:rsidR="364E8C89">
          <w:t xml:space="preserve"> as there </w:t>
        </w:r>
      </w:ins>
      <w:ins w:author="A00020186 Ocean Wojcicki" w:date="2026-04-30T01:09:00Z" w16du:dateUtc="2026-04-30T01:09:26Z" w:id="53">
        <w:r w:rsidR="48D5B3C1">
          <w:t>are multiple</w:t>
        </w:r>
      </w:ins>
      <w:ins w:author="A00020186 Ocean Wojcicki" w:date="2026-04-30T01:08:00Z" w16du:dateUtc="2026-04-30T01:08:21Z" w:id="54">
        <w:r w:rsidR="364E8C89">
          <w:t xml:space="preserve"> groups for each course. </w:t>
        </w:r>
      </w:ins>
    </w:p>
    <w:p w:rsidR="6D81DED8" w:rsidRDefault="6D81DED8" w14:paraId="01FB3594" w14:textId="11842316">
      <w:pPr>
        <w:rPr>
          <w:ins w:author="A00020186 Ocean Wojcicki" w:date="2026-04-30T01:23:00Z" w16du:dateUtc="2026-04-30T01:23:05Z" w:id="55"/>
        </w:rPr>
      </w:pPr>
      <w:ins w:author="A00020186 Ocean Wojcicki" w:date="2026-04-30T01:09:00Z" w16du:dateUtc="2026-04-30T01:09:53Z" w:id="56">
        <w:r>
          <w:t xml:space="preserve">Another entity will be the </w:t>
        </w:r>
        <w:proofErr w:type="gramStart"/>
        <w:r>
          <w:t>events,</w:t>
        </w:r>
        <w:proofErr w:type="gramEnd"/>
        <w:r>
          <w:t xml:space="preserve"> </w:t>
        </w:r>
      </w:ins>
      <w:ins w:author="A00020186 Ocean Wojcicki" w:date="2026-04-30T01:10:00Z" w16du:dateUtc="2026-04-30T01:10:58Z" w:id="57">
        <w:r>
          <w:t xml:space="preserve">this also has a </w:t>
        </w:r>
        <w:proofErr w:type="gramStart"/>
        <w:r>
          <w:t>one to many</w:t>
        </w:r>
        <w:proofErr w:type="gramEnd"/>
        <w:r>
          <w:t xml:space="preserve"> </w:t>
        </w:r>
        <w:proofErr w:type="gramStart"/>
        <w:r>
          <w:t>relationship</w:t>
        </w:r>
        <w:proofErr w:type="gramEnd"/>
        <w:r>
          <w:t xml:space="preserve"> as one event wi</w:t>
        </w:r>
        <w:r w:rsidR="4988DE49">
          <w:t>ll have many students registering for it.</w:t>
        </w:r>
      </w:ins>
    </w:p>
    <w:p w:rsidR="5E6DD7C7" w:rsidRDefault="5E6DD7C7" w14:paraId="2B0FDC03" w14:textId="68C50D51">
      <w:pPr>
        <w:rPr>
          <w:del w:author="A00020186 Ocean Wojcicki" w:date="2026-04-30T01:07:00Z" w16du:dateUtc="2026-04-30T01:07:48Z" w:id="58"/>
        </w:rPr>
      </w:pPr>
      <w:ins w:author="A00020186 Ocean Wojcicki" w:date="2026-04-30T01:23:00Z" w16du:dateUtc="2026-04-30T01:23:59Z" w:id="59">
        <w:r>
          <w:t>The menu has 2 categories, so a special menu and an everyday menu.</w:t>
        </w:r>
      </w:ins>
      <w:ins w:author="A00020186 Ocean Wojcicki" w:date="2026-04-30T01:24:00Z" w16du:dateUtc="2026-04-30T01:24:20Z" w:id="60">
        <w:r w:rsidR="7B4DF369">
          <w:t xml:space="preserve"> Each</w:t>
        </w:r>
      </w:ins>
      <w:ins w:author="A00020186 Ocean Wojcicki" w:date="2026-04-30T01:23:00Z" w16du:dateUtc="2026-04-30T01:23:59Z" w:id="61">
        <w:r>
          <w:t xml:space="preserve"> </w:t>
        </w:r>
      </w:ins>
      <w:ins w:author="A00020186 Ocean Wojcicki" w:date="2026-04-30T01:24:00Z" w16du:dateUtc="2026-04-30T01:24:25Z" w:id="62">
        <w:r w:rsidR="7D26242D">
          <w:t>category</w:t>
        </w:r>
      </w:ins>
      <w:ins w:author="A00020186 Ocean Wojcicki" w:date="2026-04-30T01:23:00Z" w16du:dateUtc="2026-04-30T01:23:59Z" w:id="63">
        <w:r>
          <w:t xml:space="preserve"> </w:t>
        </w:r>
      </w:ins>
      <w:ins w:author="A00020186 Ocean Wojcicki" w:date="2026-04-30T01:24:00Z" w16du:dateUtc="2026-04-30T01:24:13Z" w:id="64">
        <w:r>
          <w:t>ha</w:t>
        </w:r>
        <w:r w:rsidR="6778BC89">
          <w:t>s</w:t>
        </w:r>
      </w:ins>
      <w:ins w:author="A00020186 Ocean Wojcicki" w:date="2026-04-30T01:24:00Z" w16du:dateUtc="2026-04-30T01:24:43Z" w:id="65">
        <w:r>
          <w:t xml:space="preserve"> multiple food opt</w:t>
        </w:r>
        <w:r w:rsidR="1DBE35E7">
          <w:t>ions</w:t>
        </w:r>
        <w:r w:rsidR="32A399BB">
          <w:t xml:space="preserve"> to choose from. </w:t>
        </w:r>
      </w:ins>
    </w:p>
    <w:p w:rsidR="695C900D" w:rsidP="11FEDD28" w:rsidRDefault="67954AF0" w14:paraId="2AF30AA1" w14:textId="1E73ACF5">
      <w:pPr>
        <w:jc w:val="both"/>
        <w:rPr>
          <w:del w:author="A00020186 Ocean Wojcicki" w:date="2026-04-29T17:44:00Z" w16du:dateUtc="2026-04-29T17:44:11Z" w:id="66"/>
        </w:rPr>
      </w:pPr>
      <w:del w:author="A00020186 Ocean Wojcicki" w:date="2026-04-29T17:44:00Z" w16du:dateUtc="2026-04-29T17:44:11Z" w:id="67">
        <w:r w:rsidDel="114B08CE">
          <w:delText xml:space="preserve">he key entities we chose to </w:delText>
        </w:r>
        <w:r w:rsidDel="748F6EF3">
          <w:delText>put in</w:delText>
        </w:r>
        <w:r w:rsidDel="195855F0">
          <w:delText>to</w:delText>
        </w:r>
        <w:r w:rsidDel="748F6EF3">
          <w:delText xml:space="preserve"> the application were</w:delText>
        </w:r>
        <w:r w:rsidDel="1889C6FD">
          <w:delText xml:space="preserve"> </w:delText>
        </w:r>
        <w:r w:rsidDel="748F6EF3">
          <w:delText xml:space="preserve">a canteen menu, </w:delText>
        </w:r>
        <w:r w:rsidDel="26D56C43">
          <w:delText xml:space="preserve">a helpdesk and lost &amp; found page, a map and timetable. </w:delText>
        </w:r>
      </w:del>
    </w:p>
    <w:p w:rsidR="695C900D" w:rsidP="0009477A" w:rsidRDefault="14B36795" w14:paraId="0DF34CAF" w14:textId="4617CF68">
      <w:pPr>
        <w:jc w:val="both"/>
        <w:rPr>
          <w:del w:author="A00020186 Ocean Wojcicki" w:date="2026-04-29T17:44:00Z" w16du:dateUtc="2026-04-29T17:44:11Z" w:id="68"/>
        </w:rPr>
      </w:pPr>
      <w:del w:author="A00020186 Ocean Wojcicki" w:date="2026-04-29T19:06:00Z" w16du:dateUtc="2026-04-29T19:06:03Z" w:id="69">
        <w:r w:rsidDel="0C01B8BE">
          <w:delText>F</w:delText>
        </w:r>
      </w:del>
      <w:del w:author="A00020186 Ocean Wojcicki" w:date="2026-04-29T17:44:00Z" w16du:dateUtc="2026-04-29T17:44:11Z" w:id="70">
        <w:r w:rsidDel="0C01B8BE">
          <w:delText xml:space="preserve">or data minimization, </w:delText>
        </w:r>
        <w:r w:rsidDel="1D514760">
          <w:delText xml:space="preserve">we won't </w:delText>
        </w:r>
        <w:r w:rsidDel="546CA943">
          <w:delText>be collecting</w:delText>
        </w:r>
        <w:r w:rsidDel="1D514760">
          <w:delText xml:space="preserve"> any personal information that includes a personal email, phone number</w:delText>
        </w:r>
        <w:r w:rsidDel="18A04597">
          <w:delText>,</w:delText>
        </w:r>
        <w:r w:rsidDel="4D37B840">
          <w:delText xml:space="preserve"> or address. </w:delText>
        </w:r>
        <w:r w:rsidDel="1A4D7695">
          <w:delText xml:space="preserve">What the application will be collecting is only the bare minimum, so our </w:delText>
        </w:r>
        <w:r w:rsidDel="06DEE3BE">
          <w:delText>pages</w:delText>
        </w:r>
        <w:r w:rsidDel="1A4D7695">
          <w:delText xml:space="preserve"> can be somewhat interactable. </w:delText>
        </w:r>
      </w:del>
    </w:p>
    <w:p w:rsidR="7F2B1E97" w:rsidP="7F2B1E97" w:rsidRDefault="338E3BC5" w14:paraId="54158C00" w14:textId="2B71216A">
      <w:pPr>
        <w:jc w:val="both"/>
        <w:rPr>
          <w:del w:author="A00020186 Ocean Wojcicki" w:date="2026-04-29T17:44:00Z" w16du:dateUtc="2026-04-29T17:44:11Z" w:id="71"/>
        </w:rPr>
      </w:pPr>
      <w:del w:author="A00020186 Ocean Wojcicki" w:date="2026-04-29T17:44:00Z" w16du:dateUtc="2026-04-29T17:44:11Z" w:id="72">
        <w:r w:rsidDel="3655B185">
          <w:delText xml:space="preserve">For example, when we create the helpdesk page, </w:delText>
        </w:r>
        <w:r w:rsidDel="59EF9D76">
          <w:delText>it</w:delText>
        </w:r>
        <w:r w:rsidDel="5D9D96C0">
          <w:delText xml:space="preserve"> </w:delText>
        </w:r>
        <w:r w:rsidDel="5F46BEFB">
          <w:delText>won’t</w:delText>
        </w:r>
        <w:r w:rsidDel="3655B185">
          <w:delText xml:space="preserve"> be asking for any student</w:delText>
        </w:r>
        <w:r w:rsidDel="1F775D48">
          <w:delText xml:space="preserve"> </w:delText>
        </w:r>
        <w:r w:rsidDel="3655B185">
          <w:delText>information</w:delText>
        </w:r>
        <w:r w:rsidDel="67C302EF">
          <w:delText>;</w:delText>
        </w:r>
        <w:r w:rsidDel="3655B185">
          <w:delText xml:space="preserve"> </w:delText>
        </w:r>
        <w:r w:rsidDel="67C302EF">
          <w:delText>there will</w:delText>
        </w:r>
        <w:r w:rsidDel="057AC310">
          <w:delText xml:space="preserve"> just be a </w:delText>
        </w:r>
        <w:r w:rsidDel="2464D701">
          <w:delText xml:space="preserve">drop-down menu </w:delText>
        </w:r>
        <w:r w:rsidDel="057AC310">
          <w:delText>option to choose the issue and a</w:delText>
        </w:r>
        <w:r w:rsidDel="2FD3C55E">
          <w:delText>n area</w:delText>
        </w:r>
        <w:r w:rsidDel="057AC310">
          <w:delText xml:space="preserve"> to type a short description. </w:delText>
        </w:r>
      </w:del>
    </w:p>
    <w:p w:rsidR="110A46D1" w:rsidP="110A46D1" w:rsidRDefault="0F0B8564" w14:paraId="4A1B9BAB" w14:textId="59C523B5">
      <w:pPr>
        <w:jc w:val="both"/>
        <w:rPr>
          <w:del w:author="A00020186 Ocean Wojcicki" w:date="2026-04-29T17:44:00Z" w16du:dateUtc="2026-04-29T17:44:11Z" w:id="73"/>
        </w:rPr>
      </w:pPr>
      <w:del w:author="A00020186 Ocean Wojcicki" w:date="2026-04-29T17:44:00Z" w16du:dateUtc="2026-04-29T17:44:11Z" w:id="74">
        <w:r w:rsidDel="7A75E0FA">
          <w:delText xml:space="preserve">For the timetable, we will make it so there will be an option to choose what group </w:delText>
        </w:r>
        <w:r w:rsidDel="0B96A7DC">
          <w:delText>you're</w:delText>
        </w:r>
        <w:r w:rsidDel="7A75E0FA">
          <w:delText xml:space="preserve"> in</w:delText>
        </w:r>
        <w:r w:rsidDel="68BE1B5C">
          <w:delText>,</w:delText>
        </w:r>
        <w:r w:rsidDel="7A75E0FA">
          <w:delText xml:space="preserve"> and a specified made</w:delText>
        </w:r>
        <w:r w:rsidDel="59A4F160">
          <w:delText>-</w:delText>
        </w:r>
        <w:r w:rsidDel="7A75E0FA">
          <w:delText xml:space="preserve">up </w:delText>
        </w:r>
        <w:r w:rsidDel="77817E37">
          <w:delText>timetable</w:delText>
        </w:r>
        <w:r w:rsidDel="7A75E0FA">
          <w:delText xml:space="preserve"> for that </w:delText>
        </w:r>
        <w:r w:rsidDel="08EAC6FF">
          <w:delText xml:space="preserve">group will appear. </w:delText>
        </w:r>
        <w:r w:rsidDel="16C90064">
          <w:delText>No</w:delText>
        </w:r>
        <w:r w:rsidDel="02C179E5">
          <w:delText xml:space="preserve"> personal student info will be needed. </w:delText>
        </w:r>
      </w:del>
    </w:p>
    <w:p w:rsidR="0D0BA4E4" w:rsidP="0D0BA4E4" w:rsidRDefault="044A3DBF" w14:paraId="726099DB" w14:textId="42EE334D">
      <w:pPr>
        <w:jc w:val="both"/>
        <w:rPr>
          <w:del w:author="A00020186 Ocean Wojcicki" w:date="2026-04-29T17:44:00Z" w16du:dateUtc="2026-04-29T17:44:11Z" w:id="75"/>
        </w:rPr>
      </w:pPr>
      <w:del w:author="A00020186 Ocean Wojcicki" w:date="2026-04-29T17:44:00Z" w16du:dateUtc="2026-04-29T17:44:11Z" w:id="76">
        <w:r w:rsidDel="02C179E5">
          <w:delText xml:space="preserve">For the map, it will only display the area of the fake college with markers randomly placed labelling a building name. </w:delText>
        </w:r>
        <w:r w:rsidDel="0C1E223B">
          <w:delText>The application won't be asking for a student's location.</w:delText>
        </w:r>
      </w:del>
    </w:p>
    <w:p w:rsidR="5B7F22B4" w:rsidP="11FEDD28" w:rsidRDefault="5B7F22B4" w14:paraId="1A20D571" w14:textId="3E12137D">
      <w:pPr>
        <w:jc w:val="both"/>
        <w:rPr>
          <w:rFonts w:ascii="Aptos" w:hAnsi="Aptos" w:eastAsia="Aptos" w:cs="Aptos"/>
          <w:color w:val="D13438"/>
        </w:rPr>
      </w:pPr>
      <w:del w:author="A00020186 Ocean Wojcicki" w:date="2026-04-29T17:44:00Z" w16du:dateUtc="2026-04-29T17:44:11Z" w:id="77">
        <w:r w:rsidDel="5B7F22B4">
          <w:delText xml:space="preserve">For the lost and found page, we will only </w:delText>
        </w:r>
        <w:r w:rsidDel="05011B2C">
          <w:delText>add</w:delText>
        </w:r>
        <w:r w:rsidDel="5B7F22B4">
          <w:delText xml:space="preserve"> an option to </w:delText>
        </w:r>
        <w:r w:rsidDel="7F50D8BF">
          <w:delText>describe</w:delText>
        </w:r>
        <w:r w:rsidDel="5B7F22B4">
          <w:delText xml:space="preserve"> the item </w:delText>
        </w:r>
        <w:r w:rsidDel="60AB355A">
          <w:delText xml:space="preserve">or </w:delText>
        </w:r>
        <w:r w:rsidDel="70318D72">
          <w:delText>display a list of made-up</w:delText>
        </w:r>
        <w:r w:rsidDel="60AB355A">
          <w:delText xml:space="preserve"> items and add a “claim” button. </w:delText>
        </w:r>
      </w:del>
    </w:p>
    <w:p w:rsidRPr="0067498D" w:rsidR="72BB0D70" w:rsidP="42CF4245" w:rsidRDefault="542CEA02" w14:paraId="046AA286" w14:textId="5C6D9587">
      <w:pPr>
        <w:jc w:val="both"/>
        <w:rPr>
          <w:sz w:val="28"/>
          <w:szCs w:val="28"/>
          <w:u w:val="single"/>
        </w:rPr>
      </w:pPr>
      <w:r w:rsidRPr="0067498D">
        <w:rPr>
          <w:b/>
          <w:bCs/>
          <w:sz w:val="28"/>
          <w:szCs w:val="28"/>
          <w:u w:val="single"/>
        </w:rPr>
        <w:t>Usability and UI design decisions (navigation, layout consistency, feedback/messages)</w:t>
      </w:r>
      <w:r w:rsidR="0067498D">
        <w:rPr>
          <w:b/>
          <w:bCs/>
          <w:sz w:val="28"/>
          <w:szCs w:val="28"/>
          <w:u w:val="single"/>
        </w:rPr>
        <w:t>:</w:t>
      </w:r>
    </w:p>
    <w:p w:rsidR="12879F44" w:rsidP="2677F1B0" w:rsidRDefault="12879F44" w14:paraId="2CB33148" w14:textId="33AD81D9">
      <w:pPr>
        <w:jc w:val="both"/>
      </w:pPr>
      <w:r w:rsidRPr="2677F1B0">
        <w:rPr>
          <w:b/>
          <w:bCs/>
        </w:rPr>
        <w:t>Navigation:</w:t>
      </w:r>
    </w:p>
    <w:p w:rsidR="12879F44" w:rsidP="2677F1B0" w:rsidRDefault="10C3377B" w14:paraId="268B698A" w14:textId="0F04E358">
      <w:pPr>
        <w:jc w:val="both"/>
      </w:pPr>
      <w:r>
        <w:t>The design choices we will implement will be simple for users to easily navigate the application. This will include a navigation bar, buttons on the home page labelled to its destination, clear accessibility like quick links</w:t>
      </w:r>
      <w:ins w:author="A00020186 Ocean Wojcicki" w:date="2026-04-30T01:01:00Z" w16du:dateUtc="2026-04-30T01:01:59Z" w:id="78">
        <w:r w:rsidR="3E0DC1FC">
          <w:t xml:space="preserve"> across the </w:t>
        </w:r>
      </w:ins>
      <w:ins w:author="A00020186 Ocean Wojcicki" w:date="2026-04-30T01:02:00Z" w16du:dateUtc="2026-04-30T01:02:07Z" w:id="79">
        <w:r w:rsidR="3E0DC1FC">
          <w:t>app and inside the footers</w:t>
        </w:r>
      </w:ins>
      <w:r>
        <w:t>, animations, and user support, etc.</w:t>
      </w:r>
    </w:p>
    <w:p w:rsidR="12879F44" w:rsidP="2677F1B0" w:rsidRDefault="12879F44" w14:paraId="3BC6CB60" w14:textId="2B3B3BEA">
      <w:pPr>
        <w:jc w:val="both"/>
      </w:pPr>
      <w:r w:rsidRPr="2677F1B0">
        <w:rPr>
          <w:b/>
          <w:bCs/>
        </w:rPr>
        <w:t>Layout:</w:t>
      </w:r>
    </w:p>
    <w:p w:rsidR="659F9FE1" w:rsidP="2677F1B0" w:rsidRDefault="3A45DF17" w14:paraId="497A453C" w14:textId="5E78BFEC">
      <w:pPr>
        <w:jc w:val="both"/>
      </w:pPr>
      <w:r>
        <w:t xml:space="preserve">The layout will be consistent </w:t>
      </w:r>
      <w:r w:rsidR="37191D50">
        <w:t xml:space="preserve">throughout the entire application displaying </w:t>
      </w:r>
      <w:r w:rsidR="70F5C690">
        <w:t xml:space="preserve">a consistent white, blue and grey </w:t>
      </w:r>
      <w:proofErr w:type="spellStart"/>
      <w:r w:rsidR="70F5C690">
        <w:t>colour</w:t>
      </w:r>
      <w:proofErr w:type="spellEnd"/>
      <w:r w:rsidR="70F5C690">
        <w:t xml:space="preserve"> </w:t>
      </w:r>
      <w:r w:rsidR="75743367">
        <w:t>scheme;</w:t>
      </w:r>
      <w:r w:rsidR="6EDDD32A">
        <w:t xml:space="preserve"> the font and sizes of text </w:t>
      </w:r>
      <w:r w:rsidR="452F3475">
        <w:t xml:space="preserve">will </w:t>
      </w:r>
      <w:r w:rsidR="6EDDD32A">
        <w:t xml:space="preserve">stay the same on every </w:t>
      </w:r>
      <w:del w:author="A00020186 Ocean Wojcicki" w:date="2026-04-30T01:02:00Z" w16du:dateUtc="2026-04-30T01:02:45Z" w:id="80">
        <w:r w:rsidDel="659F9FE1" w:rsidR="659F9FE1">
          <w:delText>page, and</w:delText>
        </w:r>
      </w:del>
      <w:ins w:author="A00020186 Ocean Wojcicki" w:date="2026-04-30T01:02:00Z" w16du:dateUtc="2026-04-30T01:02:45Z" w:id="81">
        <w:r w:rsidR="29B6EE4C">
          <w:t>page and</w:t>
        </w:r>
      </w:ins>
      <w:r w:rsidR="7A19E225">
        <w:t xml:space="preserve"> </w:t>
      </w:r>
      <w:ins w:author="A00020186 Ocean Wojcicki" w:date="2026-04-30T01:02:00Z" w16du:dateUtc="2026-04-30T01:02:58Z" w:id="82">
        <w:r w:rsidR="7DBB48EB">
          <w:t xml:space="preserve">will be compatible </w:t>
        </w:r>
        <w:proofErr w:type="gramStart"/>
        <w:r w:rsidR="7DBB48EB">
          <w:t>for</w:t>
        </w:r>
        <w:proofErr w:type="gramEnd"/>
        <w:r w:rsidR="7DBB48EB">
          <w:t xml:space="preserve"> those using a phone. </w:t>
        </w:r>
      </w:ins>
      <w:del w:author="A00020186 Ocean Wojcicki" w:date="2026-04-30T01:02:00Z" w16du:dateUtc="2026-04-30T01:02:31Z" w:id="83">
        <w:r w:rsidDel="659F9FE1" w:rsidR="659F9FE1">
          <w:delText xml:space="preserve">it is compatible for those on a phone. </w:delText>
        </w:r>
      </w:del>
    </w:p>
    <w:p w:rsidR="0BC23F4C" w:rsidP="2677F1B0" w:rsidRDefault="0BC23F4C" w14:paraId="64CB8308" w14:textId="3258A696">
      <w:pPr>
        <w:jc w:val="both"/>
        <w:rPr>
          <w:b/>
          <w:bCs/>
        </w:rPr>
      </w:pPr>
      <w:r w:rsidRPr="2677F1B0">
        <w:rPr>
          <w:b/>
          <w:bCs/>
        </w:rPr>
        <w:t>Feedback/Messages</w:t>
      </w:r>
    </w:p>
    <w:p w:rsidR="03FD1DF6" w:rsidP="2677F1B0" w:rsidRDefault="064FCC27" w14:paraId="05F500CB" w14:textId="531426A1">
      <w:pPr>
        <w:jc w:val="both"/>
        <w:rPr>
          <w:del w:author="A00020186 Ocean Wojcicki" w:date="2026-04-30T01:03:00Z" w16du:dateUtc="2026-04-30T01:03:36Z" w:id="84"/>
        </w:rPr>
      </w:pPr>
      <w:r>
        <w:t>Users will also be given feedback based on their actions</w:t>
      </w:r>
      <w:r w:rsidR="19E940D9">
        <w:t>. There</w:t>
      </w:r>
      <w:r>
        <w:t xml:space="preserve"> will be animations when clicking buttons, for example a hover effect </w:t>
      </w:r>
      <w:r w:rsidR="53895873">
        <w:t xml:space="preserve">causing a pop out animation or a dark </w:t>
      </w:r>
      <w:r w:rsidR="35A55D67">
        <w:t>blue box surrounding the text in the navbar</w:t>
      </w:r>
      <w:r w:rsidR="23AF1CAD">
        <w:t xml:space="preserve"> indicating that </w:t>
      </w:r>
      <w:r w:rsidR="116A3C80">
        <w:t>it's</w:t>
      </w:r>
      <w:r w:rsidR="23AF1CAD">
        <w:t xml:space="preserve"> been interacted with. An example of messages being returned would </w:t>
      </w:r>
      <w:r w:rsidR="76226AD6">
        <w:t>be on the lost and found page</w:t>
      </w:r>
      <w:r w:rsidR="1E1043F3">
        <w:t>. If the user</w:t>
      </w:r>
      <w:r w:rsidR="76226AD6">
        <w:t xml:space="preserve"> pres</w:t>
      </w:r>
      <w:r w:rsidR="7A659DB9">
        <w:t>ses</w:t>
      </w:r>
      <w:r w:rsidR="76226AD6">
        <w:t xml:space="preserve"> “Claim”, </w:t>
      </w:r>
      <w:r w:rsidR="76226AD6">
        <w:t>it will turn grey with text “Claim requested” preventing them from cl</w:t>
      </w:r>
      <w:r w:rsidR="708F9483">
        <w:t xml:space="preserve">icking it again. </w:t>
      </w:r>
      <w:ins w:author="A00020186 Ocean Wojcicki" w:date="2026-04-30T01:03:00Z" w16du:dateUtc="2026-04-30T01:03:57Z" w:id="85">
        <w:r w:rsidR="132C92DA">
          <w:t xml:space="preserve">If a student clicks </w:t>
        </w:r>
        <w:r w:rsidR="55EDEE3C">
          <w:t xml:space="preserve">“Submit” without </w:t>
        </w:r>
      </w:ins>
      <w:ins w:author="A00020186 Ocean Wojcicki" w:date="2026-04-30T01:25:00Z" w16du:dateUtc="2026-04-30T01:25:52Z" w:id="86">
        <w:r w:rsidR="69219C57">
          <w:t>entering</w:t>
        </w:r>
      </w:ins>
      <w:ins w:author="A00020186 Ocean Wojcicki" w:date="2026-04-30T01:03:00Z" w16du:dateUtc="2026-04-30T01:03:57Z" w:id="87">
        <w:r w:rsidR="55EDEE3C">
          <w:t xml:space="preserve"> their email, they will be told to do so.</w:t>
        </w:r>
      </w:ins>
    </w:p>
    <w:p w:rsidR="2677F1B0" w:rsidP="2677F1B0" w:rsidRDefault="2677F1B0" w14:paraId="491281E9" w14:textId="34366C97">
      <w:pPr>
        <w:jc w:val="both"/>
        <w:rPr>
          <w:b/>
          <w:bCs/>
        </w:rPr>
      </w:pPr>
    </w:p>
    <w:p w:rsidR="72BB0D70" w:rsidP="42CF4245" w:rsidRDefault="72BB0D70" w14:paraId="114E5B25" w14:textId="069FC976">
      <w:pPr>
        <w:jc w:val="both"/>
        <w:rPr>
          <w:b/>
          <w:bCs/>
          <w:sz w:val="28"/>
          <w:szCs w:val="28"/>
        </w:rPr>
      </w:pPr>
      <w:r w:rsidRPr="0067498D">
        <w:rPr>
          <w:b/>
          <w:bCs/>
          <w:sz w:val="28"/>
          <w:szCs w:val="28"/>
        </w:rPr>
        <w:t>Accessibility plan (WCAG-aligned decisions: headings, labels, keyboard navigation, focus states, contrast)</w:t>
      </w:r>
      <w:r w:rsidRPr="0067498D" w:rsidR="0067498D">
        <w:rPr>
          <w:b/>
          <w:bCs/>
          <w:sz w:val="28"/>
          <w:szCs w:val="28"/>
        </w:rPr>
        <w:t>:</w:t>
      </w:r>
    </w:p>
    <w:p w:rsidRPr="00795F3F" w:rsidR="00795F3F" w:rsidP="00795F3F" w:rsidRDefault="00795F3F" w14:paraId="74942953" w14:textId="77777777">
      <w:pPr>
        <w:jc w:val="both"/>
        <w:rPr>
          <w:ins w:author="A00035934 Kevin Ojolowo" w:date="2026-05-01T00:29:00Z" w:id="88"/>
          <w:color w:val="000000" w:themeColor="text1"/>
          <w:lang w:val="en-IE"/>
          <w:rPrChange w:author="A00035934 Kevin Ojolowo" w:date="2026-05-01T00:30:00Z" w16du:dateUtc="2026-04-30T23:30:00Z" w:id="89">
            <w:rPr>
              <w:ins w:author="A00035934 Kevin Ojolowo" w:date="2026-05-01T00:29:00Z" w:id="90"/>
              <w:lang w:val="en-IE"/>
            </w:rPr>
          </w:rPrChange>
        </w:rPr>
      </w:pPr>
      <w:ins w:author="A00035934 Kevin Ojolowo" w:date="2026-05-01T00:29:00Z" w:id="91">
        <w:r w:rsidRPr="00795F3F">
          <w:rPr>
            <w:color w:val="000000" w:themeColor="text1"/>
            <w:rPrChange w:author="A00035934 Kevin Ojolowo" w:date="2026-05-01T00:30:00Z" w16du:dateUtc="2026-04-30T23:30:00Z" w:id="92">
              <w:rPr/>
            </w:rPrChange>
          </w:rPr>
          <w:t>A fundamental and essential part of a website is its accessibility features.</w:t>
        </w:r>
        <w:r w:rsidRPr="00795F3F">
          <w:rPr>
            <w:color w:val="000000" w:themeColor="text1"/>
            <w:lang w:val="en-IE"/>
            <w:rPrChange w:author="A00035934 Kevin Ojolowo" w:date="2026-05-01T00:30:00Z" w16du:dateUtc="2026-04-30T23:30:00Z" w:id="93">
              <w:rPr>
                <w:lang w:val="en-IE"/>
              </w:rPr>
            </w:rPrChange>
          </w:rPr>
          <w:t> </w:t>
        </w:r>
      </w:ins>
    </w:p>
    <w:p w:rsidRPr="00795F3F" w:rsidR="00795F3F" w:rsidP="00795F3F" w:rsidRDefault="00795F3F" w14:paraId="73023F8C" w14:textId="77777777">
      <w:pPr>
        <w:jc w:val="both"/>
        <w:rPr>
          <w:ins w:author="A00035934 Kevin Ojolowo" w:date="2026-05-01T00:29:00Z" w:id="94"/>
          <w:lang w:val="en-IE"/>
        </w:rPr>
      </w:pPr>
      <w:ins w:author="A00035934 Kevin Ojolowo" w:date="2026-05-01T00:29:00Z" w:id="95">
        <w:r w:rsidRPr="00795F3F">
          <w:t>The WCAG is the World Content Accessibility Guidelines that helps make the digital world accessible; one of them is websites. Through our thorough hours of research, we concluded that our website must have these main accessibility features that align with WCAG. </w:t>
        </w:r>
        <w:r w:rsidRPr="00795F3F">
          <w:rPr>
            <w:lang w:val="en-IE"/>
          </w:rPr>
          <w:t> </w:t>
        </w:r>
      </w:ins>
    </w:p>
    <w:p w:rsidRPr="00795F3F" w:rsidR="00795F3F" w:rsidP="00795F3F" w:rsidRDefault="00795F3F" w14:paraId="384CDB5D" w14:textId="77777777">
      <w:pPr>
        <w:jc w:val="both"/>
        <w:rPr>
          <w:ins w:author="A00035934 Kevin Ojolowo" w:date="2026-05-01T00:29:00Z" w:id="96"/>
          <w:lang w:val="en-IE"/>
        </w:rPr>
      </w:pPr>
      <w:ins w:author="A00035934 Kevin Ojolowo" w:date="2026-05-01T00:29:00Z" w:id="97">
        <w:r w:rsidRPr="00795F3F">
          <w:t xml:space="preserve">Well-structured visible headings are key accessibility features that should be included on all webpages. We added clear headings using h1 and h2 to every page so that it lets users of our website easily understand and navigate every single page a lot more clearly and </w:t>
        </w:r>
        <w:proofErr w:type="gramStart"/>
        <w:r w:rsidRPr="00795F3F">
          <w:t>easier</w:t>
        </w:r>
        <w:proofErr w:type="gramEnd"/>
        <w:r w:rsidRPr="00795F3F">
          <w:t>. </w:t>
        </w:r>
        <w:r w:rsidRPr="00795F3F">
          <w:rPr>
            <w:lang w:val="en-IE"/>
          </w:rPr>
          <w:t> </w:t>
        </w:r>
      </w:ins>
    </w:p>
    <w:p w:rsidRPr="00795F3F" w:rsidR="00795F3F" w:rsidP="00795F3F" w:rsidRDefault="00795F3F" w14:paraId="77886236" w14:textId="77777777">
      <w:pPr>
        <w:jc w:val="both"/>
        <w:rPr>
          <w:ins w:author="A00035934 Kevin Ojolowo" w:date="2026-05-01T00:29:00Z" w:id="98"/>
          <w:lang w:val="en-IE"/>
        </w:rPr>
      </w:pPr>
      <w:ins w:author="A00035934 Kevin Ojolowo" w:date="2026-05-01T00:29:00Z" w:id="99">
        <w:r w:rsidRPr="00795F3F">
          <w:t>A well-made website must have labels to better the website experience for all users, making sure that every input and button is clearly labelled and descriptive; it helps the users drastically, and it makes sure the website is accessible to all.</w:t>
        </w:r>
        <w:r w:rsidRPr="00795F3F">
          <w:rPr>
            <w:lang w:val="en-IE"/>
          </w:rPr>
          <w:t> </w:t>
        </w:r>
      </w:ins>
    </w:p>
    <w:p w:rsidRPr="00795F3F" w:rsidR="00795F3F" w:rsidP="00795F3F" w:rsidRDefault="00795F3F" w14:paraId="462CB33E" w14:textId="77777777">
      <w:pPr>
        <w:jc w:val="both"/>
        <w:rPr>
          <w:ins w:author="A00035934 Kevin Ojolowo" w:date="2026-05-01T00:29:00Z" w:id="100"/>
          <w:lang w:val="en-IE"/>
        </w:rPr>
      </w:pPr>
      <w:ins w:author="A00035934 Kevin Ojolowo" w:date="2026-05-01T00:29:00Z" w:id="101">
        <w:r w:rsidRPr="00795F3F">
          <w:t>To ensure the website meets the full accessibility criteria we know we </w:t>
        </w:r>
        <w:proofErr w:type="gramStart"/>
        <w:r w:rsidRPr="00795F3F">
          <w:t>needed</w:t>
        </w:r>
        <w:proofErr w:type="gramEnd"/>
        <w:r w:rsidRPr="00795F3F">
          <w:t xml:space="preserve"> to add a lot more features such as keyboard navigation that allows the user to have full navigation with just their keyboard using keys such as tag and enter. The addition of focus states that helps users track navigation and color contrast that helps text become easy to read for users </w:t>
        </w:r>
        <w:proofErr w:type="gramStart"/>
        <w:r w:rsidRPr="00795F3F">
          <w:t>to all</w:t>
        </w:r>
        <w:proofErr w:type="gramEnd"/>
        <w:r w:rsidRPr="00795F3F">
          <w:t xml:space="preserve"> improve the accessibility of our website for the better.</w:t>
        </w:r>
        <w:r w:rsidRPr="00795F3F">
          <w:rPr>
            <w:lang w:val="en-IE"/>
          </w:rPr>
          <w:t> </w:t>
        </w:r>
      </w:ins>
    </w:p>
    <w:p w:rsidRPr="00795F3F" w:rsidR="0067498D" w:rsidP="42CF4245" w:rsidRDefault="0067498D" w14:paraId="16A417F2" w14:textId="77777777">
      <w:pPr>
        <w:jc w:val="both"/>
        <w:rPr>
          <w:lang w:val="en-IE"/>
          <w:rPrChange w:author="A00035934 Kevin Ojolowo" w:date="2026-05-01T00:29:00Z" w16du:dateUtc="2026-04-30T23:29:00Z" w:id="102">
            <w:rPr/>
          </w:rPrChange>
        </w:rPr>
      </w:pPr>
    </w:p>
    <w:p w:rsidRPr="0067498D" w:rsidR="72BB0D70" w:rsidP="42CF4245" w:rsidRDefault="72BB0D70" w14:paraId="757CCF97" w14:textId="0364FE68">
      <w:pPr>
        <w:jc w:val="both"/>
        <w:rPr>
          <w:b/>
          <w:bCs/>
          <w:sz w:val="28"/>
          <w:szCs w:val="28"/>
        </w:rPr>
      </w:pPr>
      <w:r w:rsidRPr="0067498D">
        <w:rPr>
          <w:b/>
          <w:bCs/>
          <w:sz w:val="28"/>
          <w:szCs w:val="28"/>
        </w:rPr>
        <w:t xml:space="preserve">Privacy, security, and compliance (GDPR basics: lawful basis conceptually, </w:t>
      </w:r>
      <w:proofErr w:type="spellStart"/>
      <w:r w:rsidRPr="0067498D">
        <w:rPr>
          <w:b/>
          <w:bCs/>
          <w:sz w:val="28"/>
          <w:szCs w:val="28"/>
        </w:rPr>
        <w:t>minimisation</w:t>
      </w:r>
      <w:proofErr w:type="spellEnd"/>
      <w:r w:rsidRPr="0067498D">
        <w:rPr>
          <w:b/>
          <w:bCs/>
          <w:sz w:val="28"/>
          <w:szCs w:val="28"/>
        </w:rPr>
        <w:t>, retention; risks + mitigations)</w:t>
      </w:r>
      <w:r w:rsidR="0067498D">
        <w:rPr>
          <w:b/>
          <w:bCs/>
          <w:sz w:val="28"/>
          <w:szCs w:val="28"/>
        </w:rPr>
        <w:t>:</w:t>
      </w:r>
    </w:p>
    <w:p w:rsidRPr="0067498D" w:rsidR="004C4319" w:rsidP="42CF4245" w:rsidRDefault="00795F3F" w14:paraId="1F3EF280" w14:textId="6E5DE2F3">
      <w:pPr>
        <w:jc w:val="both"/>
      </w:pPr>
      <w:ins w:author="A00035934 Kevin Ojolowo" w:date="2026-05-01T00:29:00Z" w:id="103">
        <w:r w:rsidRPr="00795F3F">
          <w:t xml:space="preserve">A big concern for us was making sure we complied with the right privacy and security measures so we could keep our user’s private data protected and </w:t>
        </w:r>
        <w:proofErr w:type="gramStart"/>
        <w:r w:rsidRPr="00795F3F">
          <w:t>secured</w:t>
        </w:r>
        <w:proofErr w:type="gramEnd"/>
        <w:r w:rsidRPr="00795F3F">
          <w:t>.   </w:t>
        </w:r>
        <w:r w:rsidRPr="00795F3F">
          <w:br/>
        </w:r>
        <w:r w:rsidRPr="00795F3F">
          <w:t>We only needed to collect data so we could provide our many website features, only the data we needed were collected, so no unnecessary data we collected such as personal information. Our website does not need to keep your data forever for it to function so after a while it gets deleted.  </w:t>
        </w:r>
      </w:ins>
    </w:p>
    <w:p w:rsidR="72BB0D70" w:rsidP="42CF4245" w:rsidRDefault="72BB0D70" w14:paraId="4B2F4EE4" w14:textId="54807EFF">
      <w:pPr>
        <w:jc w:val="both"/>
        <w:rPr>
          <w:b/>
          <w:bCs/>
          <w:sz w:val="28"/>
          <w:szCs w:val="28"/>
        </w:rPr>
      </w:pPr>
      <w:r w:rsidRPr="0067498D">
        <w:rPr>
          <w:b/>
          <w:bCs/>
          <w:sz w:val="28"/>
          <w:szCs w:val="28"/>
        </w:rPr>
        <w:t>Deployment plan (conceptual)</w:t>
      </w:r>
      <w:r w:rsidR="0067498D">
        <w:rPr>
          <w:b/>
          <w:bCs/>
          <w:sz w:val="28"/>
          <w:szCs w:val="28"/>
        </w:rPr>
        <w:t>:</w:t>
      </w:r>
    </w:p>
    <w:p w:rsidRPr="0067498D" w:rsidR="0067498D" w:rsidP="42CF4245" w:rsidRDefault="0067498D" w14:paraId="4B16FF6B" w14:textId="77777777">
      <w:pPr>
        <w:jc w:val="both"/>
      </w:pPr>
    </w:p>
    <w:p w:rsidRPr="004C4319" w:rsidR="004C4319" w:rsidP="004C4319" w:rsidRDefault="004C4319" w14:paraId="111BCC42" w14:textId="77777777">
      <w:pPr>
        <w:jc w:val="both"/>
        <w:rPr>
          <w:lang w:val="en-IE"/>
        </w:rPr>
      </w:pPr>
      <w:r w:rsidRPr="004C4319">
        <w:rPr>
          <w:lang w:val="en-IE"/>
        </w:rPr>
        <w:t>For our project, our group came up with a 7-stage deployment plan to make sure our companion app runs smoothly.</w:t>
      </w:r>
    </w:p>
    <w:p w:rsidRPr="004C4319" w:rsidR="004C4319" w:rsidP="004C4319" w:rsidRDefault="004C4319" w14:paraId="7277C296" w14:textId="77777777">
      <w:pPr>
        <w:numPr>
          <w:ilvl w:val="0"/>
          <w:numId w:val="1"/>
        </w:numPr>
        <w:jc w:val="both"/>
        <w:rPr>
          <w:lang w:val="en-IE"/>
        </w:rPr>
      </w:pPr>
      <w:r w:rsidRPr="004C4319">
        <w:rPr>
          <w:lang w:val="en-IE"/>
        </w:rPr>
        <w:t>Development stage</w:t>
      </w:r>
    </w:p>
    <w:p w:rsidRPr="004C4319" w:rsidR="004C4319" w:rsidP="004C4319" w:rsidRDefault="004C4319" w14:paraId="7770E0B0" w14:textId="77777777">
      <w:pPr>
        <w:numPr>
          <w:ilvl w:val="0"/>
          <w:numId w:val="1"/>
        </w:numPr>
        <w:jc w:val="both"/>
        <w:rPr>
          <w:lang w:val="en-IE"/>
        </w:rPr>
      </w:pPr>
      <w:r w:rsidRPr="004C4319">
        <w:rPr>
          <w:lang w:val="en-IE"/>
        </w:rPr>
        <w:t>Version control</w:t>
      </w:r>
    </w:p>
    <w:p w:rsidRPr="004C4319" w:rsidR="004C4319" w:rsidP="004C4319" w:rsidRDefault="004C4319" w14:paraId="4068A4DE" w14:textId="77777777">
      <w:pPr>
        <w:numPr>
          <w:ilvl w:val="0"/>
          <w:numId w:val="1"/>
        </w:numPr>
        <w:jc w:val="both"/>
        <w:rPr>
          <w:lang w:val="en-IE"/>
        </w:rPr>
      </w:pPr>
      <w:r w:rsidRPr="004C4319">
        <w:rPr>
          <w:lang w:val="en-IE"/>
        </w:rPr>
        <w:t>Connecting to Netlify</w:t>
      </w:r>
    </w:p>
    <w:p w:rsidRPr="004C4319" w:rsidR="004C4319" w:rsidP="004C4319" w:rsidRDefault="004C4319" w14:paraId="0989A5E7" w14:textId="77777777">
      <w:pPr>
        <w:numPr>
          <w:ilvl w:val="0"/>
          <w:numId w:val="1"/>
        </w:numPr>
        <w:jc w:val="both"/>
        <w:rPr>
          <w:lang w:val="en-IE"/>
        </w:rPr>
      </w:pPr>
      <w:r w:rsidRPr="004C4319">
        <w:rPr>
          <w:lang w:val="en-IE"/>
        </w:rPr>
        <w:t>Build and deployment process</w:t>
      </w:r>
    </w:p>
    <w:p w:rsidRPr="004C4319" w:rsidR="004C4319" w:rsidP="004C4319" w:rsidRDefault="004C4319" w14:paraId="00AE4CD0" w14:textId="77777777">
      <w:pPr>
        <w:numPr>
          <w:ilvl w:val="0"/>
          <w:numId w:val="1"/>
        </w:numPr>
        <w:jc w:val="both"/>
        <w:rPr>
          <w:lang w:val="en-IE"/>
        </w:rPr>
      </w:pPr>
      <w:r w:rsidRPr="004C4319">
        <w:rPr>
          <w:lang w:val="en-IE"/>
        </w:rPr>
        <w:t>Hosting and access</w:t>
      </w:r>
    </w:p>
    <w:p w:rsidRPr="004C4319" w:rsidR="004C4319" w:rsidP="004C4319" w:rsidRDefault="004C4319" w14:paraId="39C57C63" w14:textId="77777777">
      <w:pPr>
        <w:numPr>
          <w:ilvl w:val="0"/>
          <w:numId w:val="1"/>
        </w:numPr>
        <w:jc w:val="both"/>
        <w:rPr>
          <w:lang w:val="en-IE"/>
        </w:rPr>
      </w:pPr>
      <w:r w:rsidRPr="004C4319">
        <w:rPr>
          <w:lang w:val="en-IE"/>
        </w:rPr>
        <w:t>Continuous updates</w:t>
      </w:r>
    </w:p>
    <w:p w:rsidRPr="004C4319" w:rsidR="004C4319" w:rsidP="004C4319" w:rsidRDefault="004C4319" w14:paraId="6841BDFA" w14:textId="77777777">
      <w:pPr>
        <w:numPr>
          <w:ilvl w:val="0"/>
          <w:numId w:val="1"/>
        </w:numPr>
        <w:jc w:val="both"/>
        <w:rPr>
          <w:lang w:val="en-IE"/>
        </w:rPr>
      </w:pPr>
      <w:r w:rsidRPr="004C4319">
        <w:rPr>
          <w:lang w:val="en-IE"/>
        </w:rPr>
        <w:t>Testing and maintenance</w:t>
      </w:r>
    </w:p>
    <w:p w:rsidRPr="004C4319" w:rsidR="004C4319" w:rsidP="004C4319" w:rsidRDefault="004C4319" w14:paraId="3D220739" w14:textId="77777777">
      <w:pPr>
        <w:jc w:val="both"/>
        <w:rPr>
          <w:lang w:val="en-IE"/>
        </w:rPr>
      </w:pPr>
    </w:p>
    <w:p w:rsidR="004C4319" w:rsidP="004C4319" w:rsidRDefault="004C4319" w14:paraId="4287AD5E" w14:textId="77777777">
      <w:pPr>
        <w:jc w:val="both"/>
        <w:rPr>
          <w:lang w:val="en-IE"/>
        </w:rPr>
      </w:pPr>
    </w:p>
    <w:p w:rsidR="004C4319" w:rsidP="004C4319" w:rsidRDefault="004C4319" w14:paraId="6F5ED070" w14:textId="77777777">
      <w:pPr>
        <w:jc w:val="both"/>
        <w:rPr>
          <w:lang w:val="en-IE"/>
        </w:rPr>
      </w:pPr>
    </w:p>
    <w:p w:rsidRPr="004C4319" w:rsidR="004C4319" w:rsidP="004C4319" w:rsidRDefault="004C4319" w14:paraId="5D7BE2A8" w14:textId="6A12D413">
      <w:pPr>
        <w:jc w:val="both"/>
        <w:rPr>
          <w:lang w:val="en-IE"/>
        </w:rPr>
      </w:pPr>
      <w:r w:rsidRPr="004C4319">
        <w:rPr>
          <w:lang w:val="en-IE"/>
        </w:rPr>
        <w:t>The Development stage:</w:t>
      </w:r>
    </w:p>
    <w:p w:rsidRPr="004C4319" w:rsidR="004C4319" w:rsidP="004C4319" w:rsidRDefault="004C4319" w14:paraId="74B335C6" w14:textId="77777777">
      <w:pPr>
        <w:jc w:val="both"/>
        <w:rPr>
          <w:lang w:val="en-IE"/>
        </w:rPr>
      </w:pPr>
      <w:r w:rsidRPr="004C4319">
        <w:rPr>
          <w:lang w:val="en-IE"/>
        </w:rPr>
        <w:t>For writing the code, we will use VS Code for our application, using its built-in Copilot to help us build exactly what we want. After the code is done and we think the application is done, we will launch it locally first to check for any errors and any changes we would like to see, we will test every feature to make sure they work before we prepare it for launch.</w:t>
      </w:r>
    </w:p>
    <w:p w:rsidRPr="004C4319" w:rsidR="004C4319" w:rsidP="004C4319" w:rsidRDefault="004C4319" w14:paraId="1A22D89B" w14:textId="77777777">
      <w:pPr>
        <w:jc w:val="both"/>
        <w:rPr>
          <w:lang w:val="en-IE"/>
        </w:rPr>
      </w:pPr>
    </w:p>
    <w:p w:rsidRPr="004C4319" w:rsidR="004C4319" w:rsidP="004C4319" w:rsidRDefault="004C4319" w14:paraId="45DC6689" w14:textId="77777777">
      <w:pPr>
        <w:jc w:val="both"/>
        <w:rPr>
          <w:lang w:val="en-IE"/>
        </w:rPr>
      </w:pPr>
      <w:r w:rsidRPr="004C4319">
        <w:rPr>
          <w:lang w:val="en-IE"/>
        </w:rPr>
        <w:t>Version Control:</w:t>
      </w:r>
    </w:p>
    <w:p w:rsidRPr="004C4319" w:rsidR="004C4319" w:rsidP="004C4319" w:rsidRDefault="004C4319" w14:paraId="33566066" w14:textId="77777777">
      <w:pPr>
        <w:jc w:val="both"/>
        <w:rPr>
          <w:lang w:val="en-IE"/>
        </w:rPr>
      </w:pPr>
      <w:r w:rsidRPr="004C4319">
        <w:rPr>
          <w:lang w:val="en-IE"/>
        </w:rPr>
        <w:t>We will be using Netlify to launch our application, and we will also be using GitHub. We will create a repository for our project so we can easily upload our code to it. This will make it easy for us to update, keep a backup, and do version tracking.</w:t>
      </w:r>
    </w:p>
    <w:p w:rsidRPr="004C4319" w:rsidR="004C4319" w:rsidP="004C4319" w:rsidRDefault="004C4319" w14:paraId="13BCFF9A" w14:textId="77777777">
      <w:pPr>
        <w:jc w:val="both"/>
        <w:rPr>
          <w:lang w:val="en-IE"/>
        </w:rPr>
      </w:pPr>
    </w:p>
    <w:p w:rsidRPr="004C4319" w:rsidR="004C4319" w:rsidP="004C4319" w:rsidRDefault="004C4319" w14:paraId="54A6628D" w14:textId="77777777">
      <w:pPr>
        <w:jc w:val="both"/>
        <w:rPr>
          <w:lang w:val="en-IE"/>
        </w:rPr>
      </w:pPr>
      <w:r w:rsidRPr="004C4319">
        <w:rPr>
          <w:lang w:val="en-IE"/>
        </w:rPr>
        <w:t>Connecting to Netlify:</w:t>
      </w:r>
    </w:p>
    <w:p w:rsidRPr="004C4319" w:rsidR="004C4319" w:rsidP="004C4319" w:rsidRDefault="004C4319" w14:paraId="0E1FB07D" w14:textId="77777777">
      <w:pPr>
        <w:jc w:val="both"/>
        <w:rPr>
          <w:lang w:val="en-IE"/>
        </w:rPr>
      </w:pPr>
      <w:r w:rsidRPr="004C4319">
        <w:rPr>
          <w:lang w:val="en-IE"/>
        </w:rPr>
        <w:t>The repository will be connected directly to Netlify. We chose Netlify as it automatically recognises the project type, such as HTML, React, etc.</w:t>
      </w:r>
    </w:p>
    <w:p w:rsidRPr="004C4319" w:rsidR="004C4319" w:rsidP="004C4319" w:rsidRDefault="004C4319" w14:paraId="70C26926" w14:textId="77777777">
      <w:pPr>
        <w:jc w:val="both"/>
        <w:rPr>
          <w:lang w:val="en-IE"/>
        </w:rPr>
      </w:pPr>
    </w:p>
    <w:p w:rsidR="004C4319" w:rsidP="004C4319" w:rsidRDefault="004C4319" w14:paraId="0094BEF2" w14:textId="77777777">
      <w:pPr>
        <w:jc w:val="both"/>
        <w:rPr>
          <w:lang w:val="en-IE"/>
        </w:rPr>
      </w:pPr>
    </w:p>
    <w:p w:rsidRPr="004C4319" w:rsidR="004C4319" w:rsidP="004C4319" w:rsidRDefault="004C4319" w14:paraId="1C8A4F34" w14:textId="3EA2A4B0">
      <w:pPr>
        <w:jc w:val="both"/>
        <w:rPr>
          <w:lang w:val="en-IE"/>
        </w:rPr>
      </w:pPr>
      <w:r w:rsidRPr="004C4319">
        <w:rPr>
          <w:lang w:val="en-IE"/>
        </w:rPr>
        <w:t>Build and deployment process:</w:t>
      </w:r>
    </w:p>
    <w:p w:rsidRPr="004C4319" w:rsidR="004C4319" w:rsidP="004C4319" w:rsidRDefault="004C4319" w14:paraId="010D39C3" w14:textId="25D4CBBE">
      <w:pPr>
        <w:jc w:val="both"/>
        <w:rPr>
          <w:lang w:val="en-IE"/>
        </w:rPr>
      </w:pPr>
      <w:r w:rsidRPr="004C4319">
        <w:rPr>
          <w:lang w:val="en-IE"/>
        </w:rPr>
        <w:t>Netlify can also run a build process, which basically turns a project into a version that can run on a website, so we felt comfortable that our website would run. Netlify also goes through the files, prepares them and optimises them on its own. The app will run on Netlify’s free servers, which are perfect for a small project like ours, so we don’t have to worry about gettin</w:t>
      </w:r>
      <w:r>
        <w:rPr>
          <w:lang w:val="en-IE"/>
        </w:rPr>
        <w:t xml:space="preserve">g </w:t>
      </w:r>
      <w:r w:rsidRPr="004C4319">
        <w:rPr>
          <w:lang w:val="en-IE"/>
        </w:rPr>
        <w:t>our ow</w:t>
      </w:r>
      <w:r>
        <w:rPr>
          <w:lang w:val="en-IE"/>
        </w:rPr>
        <w:t>n</w:t>
      </w:r>
      <w:r>
        <w:rPr>
          <w:lang w:val="en-IE"/>
        </w:rPr>
        <w:tab/>
      </w:r>
      <w:r w:rsidRPr="004C4319">
        <w:rPr>
          <w:lang w:val="en-IE"/>
        </w:rPr>
        <w:t xml:space="preserve"> server.</w:t>
      </w:r>
      <w:r w:rsidRPr="004C4319">
        <w:rPr>
          <w:lang w:val="en-IE"/>
        </w:rPr>
        <w:br/>
      </w:r>
      <w:r w:rsidRPr="004C4319">
        <w:rPr>
          <w:lang w:val="en-IE"/>
        </w:rPr>
        <w:br/>
      </w:r>
      <w:r w:rsidRPr="004C4319">
        <w:rPr>
          <w:lang w:val="en-IE"/>
        </w:rPr>
        <w:t>Hosting and</w:t>
      </w:r>
      <w:r>
        <w:rPr>
          <w:lang w:val="en-IE"/>
        </w:rPr>
        <w:tab/>
      </w:r>
      <w:r w:rsidRPr="004C4319">
        <w:rPr>
          <w:lang w:val="en-IE"/>
        </w:rPr>
        <w:t xml:space="preserve"> access:</w:t>
      </w:r>
      <w:r w:rsidRPr="004C4319">
        <w:rPr>
          <w:lang w:val="en-IE"/>
        </w:rPr>
        <w:br/>
      </w:r>
      <w:r w:rsidRPr="004C4319">
        <w:rPr>
          <w:lang w:val="en-IE"/>
        </w:rPr>
        <w:t>Netlify provides you with a live link to an application</w:t>
      </w:r>
      <w:r>
        <w:rPr>
          <w:lang w:val="en-IE"/>
        </w:rPr>
        <w:t>,</w:t>
      </w:r>
      <w:r w:rsidRPr="004C4319">
        <w:rPr>
          <w:lang w:val="en-IE"/>
        </w:rPr>
        <w:t xml:space="preserve"> which makes it easy for any user to access it on any device with an internet</w:t>
      </w:r>
      <w:r>
        <w:rPr>
          <w:lang w:val="en-IE"/>
        </w:rPr>
        <w:tab/>
      </w:r>
      <w:r w:rsidRPr="004C4319">
        <w:rPr>
          <w:lang w:val="en-IE"/>
        </w:rPr>
        <w:t xml:space="preserve"> connection.</w:t>
      </w:r>
      <w:r w:rsidRPr="004C4319">
        <w:rPr>
          <w:lang w:val="en-IE"/>
        </w:rPr>
        <w:br/>
      </w:r>
      <w:r>
        <w:rPr>
          <w:lang w:val="en-IE"/>
        </w:rPr>
        <w:br/>
      </w:r>
      <w:r>
        <w:rPr>
          <w:lang w:val="en-IE"/>
        </w:rPr>
        <w:br/>
      </w:r>
      <w:r>
        <w:rPr>
          <w:lang w:val="en-IE"/>
        </w:rPr>
        <w:br/>
      </w:r>
      <w:r>
        <w:rPr>
          <w:lang w:val="en-IE"/>
        </w:rPr>
        <w:br/>
      </w:r>
      <w:r>
        <w:rPr>
          <w:lang w:val="en-IE"/>
        </w:rPr>
        <w:br/>
      </w:r>
      <w:r>
        <w:rPr>
          <w:lang w:val="en-IE"/>
        </w:rPr>
        <w:br/>
      </w:r>
      <w:r>
        <w:rPr>
          <w:lang w:val="en-IE"/>
        </w:rPr>
        <w:br/>
      </w:r>
      <w:r w:rsidRPr="004C4319">
        <w:rPr>
          <w:lang w:val="en-IE"/>
        </w:rPr>
        <w:t>Continuous deployment:</w:t>
      </w:r>
    </w:p>
    <w:p w:rsidRPr="004C4319" w:rsidR="004C4319" w:rsidP="004C4319" w:rsidRDefault="004C4319" w14:paraId="736DA655" w14:textId="6D3ECC0F">
      <w:pPr>
        <w:jc w:val="both"/>
        <w:rPr>
          <w:lang w:val="en-IE"/>
        </w:rPr>
      </w:pPr>
      <w:r w:rsidRPr="004C4319">
        <w:rPr>
          <w:lang w:val="en-IE"/>
        </w:rPr>
        <w:t>GitHub allows us to push any new updates to the application, and it will automatically trigger a new deployment. This will allow us to keep the live app up to date without manually having to</w:t>
      </w:r>
      <w:r>
        <w:rPr>
          <w:lang w:val="en-IE"/>
        </w:rPr>
        <w:t xml:space="preserve"> </w:t>
      </w:r>
      <w:r w:rsidRPr="004C4319">
        <w:rPr>
          <w:lang w:val="en-IE"/>
        </w:rPr>
        <w:t>re-uploa</w:t>
      </w:r>
      <w:r>
        <w:rPr>
          <w:lang w:val="en-IE"/>
        </w:rPr>
        <w:t>d</w:t>
      </w:r>
      <w:r>
        <w:rPr>
          <w:lang w:val="en-IE"/>
        </w:rPr>
        <w:tab/>
      </w:r>
      <w:r w:rsidRPr="004C4319">
        <w:rPr>
          <w:lang w:val="en-IE"/>
        </w:rPr>
        <w:t xml:space="preserve"> it.</w:t>
      </w:r>
      <w:r w:rsidRPr="004C4319">
        <w:rPr>
          <w:lang w:val="en-IE"/>
        </w:rPr>
        <w:br/>
      </w:r>
      <w:r w:rsidRPr="004C4319">
        <w:rPr>
          <w:lang w:val="en-IE"/>
        </w:rPr>
        <w:br/>
      </w:r>
      <w:r w:rsidRPr="004C4319">
        <w:rPr>
          <w:lang w:val="en-IE"/>
        </w:rPr>
        <w:t>Testing and Maintenance:</w:t>
      </w:r>
    </w:p>
    <w:p w:rsidRPr="004C4319" w:rsidR="004C4319" w:rsidP="004C4319" w:rsidRDefault="004C4319" w14:paraId="5093096F" w14:textId="77777777">
      <w:pPr>
        <w:jc w:val="both"/>
        <w:rPr>
          <w:lang w:val="en-IE"/>
        </w:rPr>
      </w:pPr>
      <w:r w:rsidRPr="004C4319">
        <w:rPr>
          <w:lang w:val="en-IE"/>
        </w:rPr>
        <w:t>Once we live deploy our app, we will have 5 other people to test it to ensure that everything works as intended. If we run into any bugs or if we want to make any improvements, we can easily fix and redeploy.</w:t>
      </w:r>
    </w:p>
    <w:p w:rsidRPr="004C4319" w:rsidR="004C4319" w:rsidP="004C4319" w:rsidRDefault="004C4319" w14:paraId="33DDC4C3" w14:textId="77777777">
      <w:pPr>
        <w:jc w:val="both"/>
        <w:rPr>
          <w:lang w:val="en-IE"/>
        </w:rPr>
      </w:pPr>
    </w:p>
    <w:p w:rsidRPr="004C4319" w:rsidR="004C4319" w:rsidP="004C4319" w:rsidRDefault="004C4319" w14:paraId="5DD233B8" w14:textId="77777777">
      <w:pPr>
        <w:jc w:val="both"/>
        <w:rPr>
          <w:lang w:val="en-IE"/>
        </w:rPr>
      </w:pPr>
    </w:p>
    <w:p w:rsidR="004C4319" w:rsidP="42CF4245" w:rsidRDefault="004C4319" w14:paraId="2025E5F9" w14:textId="77777777">
      <w:pPr>
        <w:jc w:val="both"/>
      </w:pPr>
    </w:p>
    <w:p w:rsidR="72BB0D70" w:rsidP="42CF4245" w:rsidRDefault="72BB0D70" w14:paraId="4048E2AE" w14:textId="1AD9648E">
      <w:pPr>
        <w:jc w:val="both"/>
      </w:pPr>
      <w:r>
        <w:t>Appendix (wireframes, palette, diagrams, checklists)</w:t>
      </w:r>
    </w:p>
    <w:sectPr w:rsidR="72BB0D7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edQaR+j+xVhWpq" int2:id="jpSbd53w">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343E8"/>
    <w:multiLevelType w:val="multilevel"/>
    <w:tmpl w:val="B71899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386952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00035934 Kevin Ojolowo">
    <w15:presenceInfo w15:providerId="AD" w15:userId="S::A00035934@myTUDublin.ie::3e57e018-dfdf-4dab-b7e1-2213ca63b678"/>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tru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01C8892"/>
    <w:rsid w:val="00001E1E"/>
    <w:rsid w:val="00002883"/>
    <w:rsid w:val="00006E81"/>
    <w:rsid w:val="0000707C"/>
    <w:rsid w:val="00034A5E"/>
    <w:rsid w:val="00044CAA"/>
    <w:rsid w:val="000501FB"/>
    <w:rsid w:val="00050313"/>
    <w:rsid w:val="00057CB1"/>
    <w:rsid w:val="0008231C"/>
    <w:rsid w:val="00082585"/>
    <w:rsid w:val="0008404A"/>
    <w:rsid w:val="0009477A"/>
    <w:rsid w:val="00094E78"/>
    <w:rsid w:val="00095BA5"/>
    <w:rsid w:val="000A61CA"/>
    <w:rsid w:val="000C119F"/>
    <w:rsid w:val="000D0BD2"/>
    <w:rsid w:val="000D18B5"/>
    <w:rsid w:val="000D21C4"/>
    <w:rsid w:val="000D62E1"/>
    <w:rsid w:val="000D7780"/>
    <w:rsid w:val="000F31E1"/>
    <w:rsid w:val="000F4FC0"/>
    <w:rsid w:val="000F61F5"/>
    <w:rsid w:val="0011150C"/>
    <w:rsid w:val="001178B5"/>
    <w:rsid w:val="001259CF"/>
    <w:rsid w:val="00152C60"/>
    <w:rsid w:val="00162253"/>
    <w:rsid w:val="00192690"/>
    <w:rsid w:val="00193921"/>
    <w:rsid w:val="001C2612"/>
    <w:rsid w:val="001D03D9"/>
    <w:rsid w:val="001D07AD"/>
    <w:rsid w:val="001D7226"/>
    <w:rsid w:val="001E3711"/>
    <w:rsid w:val="001E668E"/>
    <w:rsid w:val="00201D07"/>
    <w:rsid w:val="00212721"/>
    <w:rsid w:val="002203D0"/>
    <w:rsid w:val="002345EC"/>
    <w:rsid w:val="002348B7"/>
    <w:rsid w:val="00242618"/>
    <w:rsid w:val="00254EE9"/>
    <w:rsid w:val="00259678"/>
    <w:rsid w:val="00261449"/>
    <w:rsid w:val="00262E1F"/>
    <w:rsid w:val="00275F67"/>
    <w:rsid w:val="002A6513"/>
    <w:rsid w:val="002B6144"/>
    <w:rsid w:val="002C10AA"/>
    <w:rsid w:val="002C4CCA"/>
    <w:rsid w:val="002C62D7"/>
    <w:rsid w:val="002D0E42"/>
    <w:rsid w:val="002D66EC"/>
    <w:rsid w:val="002F6BD9"/>
    <w:rsid w:val="0031052F"/>
    <w:rsid w:val="0031359A"/>
    <w:rsid w:val="003300BE"/>
    <w:rsid w:val="0033069A"/>
    <w:rsid w:val="00334BE8"/>
    <w:rsid w:val="0033595E"/>
    <w:rsid w:val="00341C65"/>
    <w:rsid w:val="003502A0"/>
    <w:rsid w:val="0035313E"/>
    <w:rsid w:val="00355F04"/>
    <w:rsid w:val="0035749D"/>
    <w:rsid w:val="00363727"/>
    <w:rsid w:val="003708AC"/>
    <w:rsid w:val="00370F2A"/>
    <w:rsid w:val="00376052"/>
    <w:rsid w:val="00381C61"/>
    <w:rsid w:val="00391393"/>
    <w:rsid w:val="00393F6A"/>
    <w:rsid w:val="00394F05"/>
    <w:rsid w:val="0039506F"/>
    <w:rsid w:val="003C0815"/>
    <w:rsid w:val="003C2D0D"/>
    <w:rsid w:val="003C40AC"/>
    <w:rsid w:val="003C6713"/>
    <w:rsid w:val="003C6BE9"/>
    <w:rsid w:val="003D35AF"/>
    <w:rsid w:val="003F325A"/>
    <w:rsid w:val="003F4B5E"/>
    <w:rsid w:val="00403A98"/>
    <w:rsid w:val="004044E6"/>
    <w:rsid w:val="00412867"/>
    <w:rsid w:val="00416349"/>
    <w:rsid w:val="00420544"/>
    <w:rsid w:val="00421CE2"/>
    <w:rsid w:val="00421F33"/>
    <w:rsid w:val="0042450B"/>
    <w:rsid w:val="004305F0"/>
    <w:rsid w:val="00430E4B"/>
    <w:rsid w:val="0044029A"/>
    <w:rsid w:val="0044456D"/>
    <w:rsid w:val="00445F79"/>
    <w:rsid w:val="0044710A"/>
    <w:rsid w:val="004522CD"/>
    <w:rsid w:val="00455C11"/>
    <w:rsid w:val="0046319C"/>
    <w:rsid w:val="004645AF"/>
    <w:rsid w:val="00465234"/>
    <w:rsid w:val="004657AF"/>
    <w:rsid w:val="00477840"/>
    <w:rsid w:val="00482238"/>
    <w:rsid w:val="0048745C"/>
    <w:rsid w:val="00493417"/>
    <w:rsid w:val="0049420A"/>
    <w:rsid w:val="00496974"/>
    <w:rsid w:val="004A3F20"/>
    <w:rsid w:val="004A50DF"/>
    <w:rsid w:val="004C4319"/>
    <w:rsid w:val="004D0979"/>
    <w:rsid w:val="004E3731"/>
    <w:rsid w:val="00501144"/>
    <w:rsid w:val="00520755"/>
    <w:rsid w:val="0053010C"/>
    <w:rsid w:val="00535A8B"/>
    <w:rsid w:val="00543A37"/>
    <w:rsid w:val="0055654F"/>
    <w:rsid w:val="00575B04"/>
    <w:rsid w:val="005808D8"/>
    <w:rsid w:val="005823BE"/>
    <w:rsid w:val="0058327E"/>
    <w:rsid w:val="005A2DB9"/>
    <w:rsid w:val="005C0B7A"/>
    <w:rsid w:val="005D70DE"/>
    <w:rsid w:val="005E64C5"/>
    <w:rsid w:val="005F2409"/>
    <w:rsid w:val="005F61B4"/>
    <w:rsid w:val="00603054"/>
    <w:rsid w:val="006176FE"/>
    <w:rsid w:val="00624209"/>
    <w:rsid w:val="0062715F"/>
    <w:rsid w:val="0063681D"/>
    <w:rsid w:val="006433AB"/>
    <w:rsid w:val="00650282"/>
    <w:rsid w:val="00650CBC"/>
    <w:rsid w:val="00673E35"/>
    <w:rsid w:val="0067498D"/>
    <w:rsid w:val="006811FC"/>
    <w:rsid w:val="00682016"/>
    <w:rsid w:val="006863A5"/>
    <w:rsid w:val="006B2254"/>
    <w:rsid w:val="006B6968"/>
    <w:rsid w:val="006C3C27"/>
    <w:rsid w:val="006C7CE3"/>
    <w:rsid w:val="006CC521"/>
    <w:rsid w:val="006E762E"/>
    <w:rsid w:val="006E7C32"/>
    <w:rsid w:val="006F51D4"/>
    <w:rsid w:val="006F591A"/>
    <w:rsid w:val="006F5EFB"/>
    <w:rsid w:val="006F68C9"/>
    <w:rsid w:val="00720543"/>
    <w:rsid w:val="0072056C"/>
    <w:rsid w:val="007261F8"/>
    <w:rsid w:val="00734273"/>
    <w:rsid w:val="007343C3"/>
    <w:rsid w:val="007350B5"/>
    <w:rsid w:val="00737E7E"/>
    <w:rsid w:val="00746C85"/>
    <w:rsid w:val="007548BE"/>
    <w:rsid w:val="00756B63"/>
    <w:rsid w:val="00757A18"/>
    <w:rsid w:val="0076038A"/>
    <w:rsid w:val="0076128F"/>
    <w:rsid w:val="0077732E"/>
    <w:rsid w:val="00784E01"/>
    <w:rsid w:val="00794576"/>
    <w:rsid w:val="00795A8F"/>
    <w:rsid w:val="00795F3F"/>
    <w:rsid w:val="007A1403"/>
    <w:rsid w:val="007B375E"/>
    <w:rsid w:val="007C1855"/>
    <w:rsid w:val="007D21E7"/>
    <w:rsid w:val="007D7AD8"/>
    <w:rsid w:val="007F09AE"/>
    <w:rsid w:val="007F73CD"/>
    <w:rsid w:val="0081429C"/>
    <w:rsid w:val="00820CC5"/>
    <w:rsid w:val="00826153"/>
    <w:rsid w:val="008345D3"/>
    <w:rsid w:val="00856116"/>
    <w:rsid w:val="00866AD5"/>
    <w:rsid w:val="00871882"/>
    <w:rsid w:val="008723BD"/>
    <w:rsid w:val="00872F9B"/>
    <w:rsid w:val="0087525D"/>
    <w:rsid w:val="008761BB"/>
    <w:rsid w:val="00880E46"/>
    <w:rsid w:val="008932A8"/>
    <w:rsid w:val="008952E6"/>
    <w:rsid w:val="008A498D"/>
    <w:rsid w:val="008A5799"/>
    <w:rsid w:val="008A7AB5"/>
    <w:rsid w:val="008A7E53"/>
    <w:rsid w:val="008B7AEB"/>
    <w:rsid w:val="008E5117"/>
    <w:rsid w:val="008F37D4"/>
    <w:rsid w:val="0091105E"/>
    <w:rsid w:val="00915ADF"/>
    <w:rsid w:val="00916E06"/>
    <w:rsid w:val="009173B6"/>
    <w:rsid w:val="00920B55"/>
    <w:rsid w:val="009223F8"/>
    <w:rsid w:val="00951C99"/>
    <w:rsid w:val="0095445D"/>
    <w:rsid w:val="009578BE"/>
    <w:rsid w:val="00967861"/>
    <w:rsid w:val="00967FF5"/>
    <w:rsid w:val="00971D3C"/>
    <w:rsid w:val="009734AE"/>
    <w:rsid w:val="00995F96"/>
    <w:rsid w:val="009A43C1"/>
    <w:rsid w:val="009B36D2"/>
    <w:rsid w:val="009B7504"/>
    <w:rsid w:val="009C3B3D"/>
    <w:rsid w:val="009D0B80"/>
    <w:rsid w:val="009D62D2"/>
    <w:rsid w:val="009F09D9"/>
    <w:rsid w:val="009F5542"/>
    <w:rsid w:val="00A01169"/>
    <w:rsid w:val="00A01ECA"/>
    <w:rsid w:val="00A02027"/>
    <w:rsid w:val="00A2185F"/>
    <w:rsid w:val="00A304EF"/>
    <w:rsid w:val="00A42BA2"/>
    <w:rsid w:val="00A56D01"/>
    <w:rsid w:val="00A579EB"/>
    <w:rsid w:val="00A6483F"/>
    <w:rsid w:val="00A80DDD"/>
    <w:rsid w:val="00A8243A"/>
    <w:rsid w:val="00A947BE"/>
    <w:rsid w:val="00AA213C"/>
    <w:rsid w:val="00AB6C73"/>
    <w:rsid w:val="00AB7788"/>
    <w:rsid w:val="00AC1FA0"/>
    <w:rsid w:val="00AE3FD7"/>
    <w:rsid w:val="00AF1E20"/>
    <w:rsid w:val="00AF2292"/>
    <w:rsid w:val="00AF27A0"/>
    <w:rsid w:val="00B12530"/>
    <w:rsid w:val="00B218E7"/>
    <w:rsid w:val="00B31A4F"/>
    <w:rsid w:val="00B33F8A"/>
    <w:rsid w:val="00B40E87"/>
    <w:rsid w:val="00B55BD7"/>
    <w:rsid w:val="00B722C0"/>
    <w:rsid w:val="00B871DE"/>
    <w:rsid w:val="00B9654B"/>
    <w:rsid w:val="00BA022D"/>
    <w:rsid w:val="00BA352C"/>
    <w:rsid w:val="00BB0E04"/>
    <w:rsid w:val="00BB12E4"/>
    <w:rsid w:val="00BC0ECD"/>
    <w:rsid w:val="00BC36F3"/>
    <w:rsid w:val="00BE193E"/>
    <w:rsid w:val="00BE7DB0"/>
    <w:rsid w:val="00BF5EDF"/>
    <w:rsid w:val="00BF6D0B"/>
    <w:rsid w:val="00BF7C20"/>
    <w:rsid w:val="00C0268B"/>
    <w:rsid w:val="00C04B51"/>
    <w:rsid w:val="00C06E0A"/>
    <w:rsid w:val="00C109CA"/>
    <w:rsid w:val="00C1518C"/>
    <w:rsid w:val="00C24D57"/>
    <w:rsid w:val="00C26AFD"/>
    <w:rsid w:val="00C335E6"/>
    <w:rsid w:val="00C5243E"/>
    <w:rsid w:val="00C57C76"/>
    <w:rsid w:val="00C84573"/>
    <w:rsid w:val="00C86375"/>
    <w:rsid w:val="00CC6880"/>
    <w:rsid w:val="00CE17B3"/>
    <w:rsid w:val="00CF7D4A"/>
    <w:rsid w:val="00D0049E"/>
    <w:rsid w:val="00D0710C"/>
    <w:rsid w:val="00D10AAD"/>
    <w:rsid w:val="00D16A76"/>
    <w:rsid w:val="00D21741"/>
    <w:rsid w:val="00D2514D"/>
    <w:rsid w:val="00D25391"/>
    <w:rsid w:val="00D430C2"/>
    <w:rsid w:val="00D52622"/>
    <w:rsid w:val="00D6697C"/>
    <w:rsid w:val="00D66C4C"/>
    <w:rsid w:val="00D76273"/>
    <w:rsid w:val="00D811A4"/>
    <w:rsid w:val="00D81A74"/>
    <w:rsid w:val="00D83993"/>
    <w:rsid w:val="00D83F8C"/>
    <w:rsid w:val="00D94126"/>
    <w:rsid w:val="00DA0EBB"/>
    <w:rsid w:val="00DA120F"/>
    <w:rsid w:val="00DB71CC"/>
    <w:rsid w:val="00DB76BE"/>
    <w:rsid w:val="00DC79E6"/>
    <w:rsid w:val="00DF56CB"/>
    <w:rsid w:val="00E01770"/>
    <w:rsid w:val="00E07126"/>
    <w:rsid w:val="00E07EAD"/>
    <w:rsid w:val="00E32B59"/>
    <w:rsid w:val="00E34654"/>
    <w:rsid w:val="00E376EA"/>
    <w:rsid w:val="00E45E46"/>
    <w:rsid w:val="00E52DF1"/>
    <w:rsid w:val="00E55848"/>
    <w:rsid w:val="00E64B2B"/>
    <w:rsid w:val="00E660B6"/>
    <w:rsid w:val="00E760D4"/>
    <w:rsid w:val="00E8786B"/>
    <w:rsid w:val="00EA0CB9"/>
    <w:rsid w:val="00EA5FD7"/>
    <w:rsid w:val="00EA65C6"/>
    <w:rsid w:val="00EC3D76"/>
    <w:rsid w:val="00EC6B58"/>
    <w:rsid w:val="00EE5919"/>
    <w:rsid w:val="00F054B2"/>
    <w:rsid w:val="00F12D1A"/>
    <w:rsid w:val="00F152FC"/>
    <w:rsid w:val="00F269B8"/>
    <w:rsid w:val="00F309B8"/>
    <w:rsid w:val="00F5435F"/>
    <w:rsid w:val="00F70F91"/>
    <w:rsid w:val="00F73BFD"/>
    <w:rsid w:val="00F76BF8"/>
    <w:rsid w:val="00F8205C"/>
    <w:rsid w:val="00F92A4C"/>
    <w:rsid w:val="00FA0DCC"/>
    <w:rsid w:val="00FB096A"/>
    <w:rsid w:val="00FB0BEC"/>
    <w:rsid w:val="00FC1F5A"/>
    <w:rsid w:val="00FD61B0"/>
    <w:rsid w:val="00FE2E92"/>
    <w:rsid w:val="00FE4174"/>
    <w:rsid w:val="00FF23BB"/>
    <w:rsid w:val="00FF5AE6"/>
    <w:rsid w:val="0157949A"/>
    <w:rsid w:val="01D117B6"/>
    <w:rsid w:val="02079153"/>
    <w:rsid w:val="021D77DC"/>
    <w:rsid w:val="024C3D11"/>
    <w:rsid w:val="02646024"/>
    <w:rsid w:val="02A01906"/>
    <w:rsid w:val="02C179E5"/>
    <w:rsid w:val="0312137F"/>
    <w:rsid w:val="037315FD"/>
    <w:rsid w:val="037FE483"/>
    <w:rsid w:val="03D911F0"/>
    <w:rsid w:val="03FD1DF6"/>
    <w:rsid w:val="043A51F9"/>
    <w:rsid w:val="044A3DBF"/>
    <w:rsid w:val="047F0225"/>
    <w:rsid w:val="04A85AB6"/>
    <w:rsid w:val="05011B2C"/>
    <w:rsid w:val="052B6379"/>
    <w:rsid w:val="054A5167"/>
    <w:rsid w:val="055DAA15"/>
    <w:rsid w:val="057AC310"/>
    <w:rsid w:val="05C668D2"/>
    <w:rsid w:val="064FCC27"/>
    <w:rsid w:val="0686B431"/>
    <w:rsid w:val="06A43A99"/>
    <w:rsid w:val="06B4CFA8"/>
    <w:rsid w:val="06DEE3BE"/>
    <w:rsid w:val="06F3707C"/>
    <w:rsid w:val="0701CDB6"/>
    <w:rsid w:val="07273D88"/>
    <w:rsid w:val="078386BE"/>
    <w:rsid w:val="078E5E8A"/>
    <w:rsid w:val="07BF759B"/>
    <w:rsid w:val="07C1608B"/>
    <w:rsid w:val="08031C38"/>
    <w:rsid w:val="08096496"/>
    <w:rsid w:val="08213092"/>
    <w:rsid w:val="082C46E9"/>
    <w:rsid w:val="0836FBCA"/>
    <w:rsid w:val="0847B47A"/>
    <w:rsid w:val="084A8B02"/>
    <w:rsid w:val="08EAC6FF"/>
    <w:rsid w:val="090CB721"/>
    <w:rsid w:val="0920D7DC"/>
    <w:rsid w:val="098548E0"/>
    <w:rsid w:val="09C68014"/>
    <w:rsid w:val="09DA7CEA"/>
    <w:rsid w:val="0A1E3A58"/>
    <w:rsid w:val="0A3D2BDC"/>
    <w:rsid w:val="0AB40BE5"/>
    <w:rsid w:val="0AB4DA8F"/>
    <w:rsid w:val="0B440E81"/>
    <w:rsid w:val="0B45F679"/>
    <w:rsid w:val="0B49DD75"/>
    <w:rsid w:val="0B96A7DC"/>
    <w:rsid w:val="0BAC9D0D"/>
    <w:rsid w:val="0BC23F4C"/>
    <w:rsid w:val="0BF77331"/>
    <w:rsid w:val="0C01B8BE"/>
    <w:rsid w:val="0C0F1AA3"/>
    <w:rsid w:val="0C1E223B"/>
    <w:rsid w:val="0C54E8B5"/>
    <w:rsid w:val="0C5AB778"/>
    <w:rsid w:val="0C6BF8BF"/>
    <w:rsid w:val="0C7E0958"/>
    <w:rsid w:val="0CB3FD51"/>
    <w:rsid w:val="0CB9DD83"/>
    <w:rsid w:val="0CDFF282"/>
    <w:rsid w:val="0D079622"/>
    <w:rsid w:val="0D0BA4E4"/>
    <w:rsid w:val="0D634207"/>
    <w:rsid w:val="0E498DE7"/>
    <w:rsid w:val="0E55BEB4"/>
    <w:rsid w:val="0EA99701"/>
    <w:rsid w:val="0EAEF9AB"/>
    <w:rsid w:val="0F0B8564"/>
    <w:rsid w:val="0F29C111"/>
    <w:rsid w:val="0F51E96E"/>
    <w:rsid w:val="0F907EAF"/>
    <w:rsid w:val="0FAC3FCF"/>
    <w:rsid w:val="10C2C8B9"/>
    <w:rsid w:val="10C3377B"/>
    <w:rsid w:val="110A46D1"/>
    <w:rsid w:val="1112C4D5"/>
    <w:rsid w:val="114B08CE"/>
    <w:rsid w:val="1164C43B"/>
    <w:rsid w:val="116A3C80"/>
    <w:rsid w:val="11A01D59"/>
    <w:rsid w:val="11FEDD28"/>
    <w:rsid w:val="1278D7BC"/>
    <w:rsid w:val="12879F44"/>
    <w:rsid w:val="1291C085"/>
    <w:rsid w:val="12962417"/>
    <w:rsid w:val="12A9B136"/>
    <w:rsid w:val="131274E8"/>
    <w:rsid w:val="1328C892"/>
    <w:rsid w:val="132C92DA"/>
    <w:rsid w:val="139B96D1"/>
    <w:rsid w:val="13D9F42B"/>
    <w:rsid w:val="142625C1"/>
    <w:rsid w:val="144B4D1C"/>
    <w:rsid w:val="1489637F"/>
    <w:rsid w:val="14A287AD"/>
    <w:rsid w:val="14B36795"/>
    <w:rsid w:val="14D8068E"/>
    <w:rsid w:val="15391C43"/>
    <w:rsid w:val="15967745"/>
    <w:rsid w:val="15B20336"/>
    <w:rsid w:val="15F12E76"/>
    <w:rsid w:val="1605BC3A"/>
    <w:rsid w:val="1636291C"/>
    <w:rsid w:val="1639BC2F"/>
    <w:rsid w:val="16B95356"/>
    <w:rsid w:val="16C90064"/>
    <w:rsid w:val="17144CDB"/>
    <w:rsid w:val="1724CF82"/>
    <w:rsid w:val="1738E00C"/>
    <w:rsid w:val="178F322A"/>
    <w:rsid w:val="17E34645"/>
    <w:rsid w:val="17E79582"/>
    <w:rsid w:val="180E8C8B"/>
    <w:rsid w:val="181680EC"/>
    <w:rsid w:val="1831E0FD"/>
    <w:rsid w:val="1856060D"/>
    <w:rsid w:val="18843030"/>
    <w:rsid w:val="1889C6FD"/>
    <w:rsid w:val="18A04597"/>
    <w:rsid w:val="18AD917B"/>
    <w:rsid w:val="18B93FF3"/>
    <w:rsid w:val="18BBB70C"/>
    <w:rsid w:val="18E08274"/>
    <w:rsid w:val="18E4AB6C"/>
    <w:rsid w:val="19211B27"/>
    <w:rsid w:val="195855F0"/>
    <w:rsid w:val="199C0C7B"/>
    <w:rsid w:val="19C3BA95"/>
    <w:rsid w:val="19E940D9"/>
    <w:rsid w:val="1A28DF5D"/>
    <w:rsid w:val="1A48F16D"/>
    <w:rsid w:val="1A4D7695"/>
    <w:rsid w:val="1ABFFE80"/>
    <w:rsid w:val="1AF7E270"/>
    <w:rsid w:val="1B31F3C9"/>
    <w:rsid w:val="1B86085F"/>
    <w:rsid w:val="1BE986FB"/>
    <w:rsid w:val="1C44D284"/>
    <w:rsid w:val="1C4A44EE"/>
    <w:rsid w:val="1C55D33C"/>
    <w:rsid w:val="1C6D1CF3"/>
    <w:rsid w:val="1D28FF49"/>
    <w:rsid w:val="1D514760"/>
    <w:rsid w:val="1DBE35E7"/>
    <w:rsid w:val="1DC064A3"/>
    <w:rsid w:val="1DC8A734"/>
    <w:rsid w:val="1E1043F3"/>
    <w:rsid w:val="1E1EE2E1"/>
    <w:rsid w:val="1E6A1767"/>
    <w:rsid w:val="1EB1A8C1"/>
    <w:rsid w:val="1F256963"/>
    <w:rsid w:val="1F479773"/>
    <w:rsid w:val="1F775D48"/>
    <w:rsid w:val="1F829C82"/>
    <w:rsid w:val="1FA8F629"/>
    <w:rsid w:val="1FE709B2"/>
    <w:rsid w:val="20FF723F"/>
    <w:rsid w:val="210518F2"/>
    <w:rsid w:val="21B633E5"/>
    <w:rsid w:val="22F2F8E3"/>
    <w:rsid w:val="22F91597"/>
    <w:rsid w:val="2304C7E9"/>
    <w:rsid w:val="232891CD"/>
    <w:rsid w:val="235F0147"/>
    <w:rsid w:val="23623F7E"/>
    <w:rsid w:val="2373C53D"/>
    <w:rsid w:val="2395BF8E"/>
    <w:rsid w:val="23AF1CAD"/>
    <w:rsid w:val="23C911B2"/>
    <w:rsid w:val="23F3F578"/>
    <w:rsid w:val="240E8CE4"/>
    <w:rsid w:val="246220AF"/>
    <w:rsid w:val="2464D701"/>
    <w:rsid w:val="246CC6C9"/>
    <w:rsid w:val="2481EA44"/>
    <w:rsid w:val="24B60989"/>
    <w:rsid w:val="258ABD14"/>
    <w:rsid w:val="25B1185E"/>
    <w:rsid w:val="25B2A395"/>
    <w:rsid w:val="25BE31C6"/>
    <w:rsid w:val="265E6665"/>
    <w:rsid w:val="2677F1B0"/>
    <w:rsid w:val="26D56C43"/>
    <w:rsid w:val="26D8EC38"/>
    <w:rsid w:val="26EBEC45"/>
    <w:rsid w:val="27002CE3"/>
    <w:rsid w:val="271E983C"/>
    <w:rsid w:val="27976945"/>
    <w:rsid w:val="27F71C2E"/>
    <w:rsid w:val="287B466B"/>
    <w:rsid w:val="28C7DAB8"/>
    <w:rsid w:val="28CEFA0C"/>
    <w:rsid w:val="28D55F09"/>
    <w:rsid w:val="2937C8FC"/>
    <w:rsid w:val="29794009"/>
    <w:rsid w:val="298D2F14"/>
    <w:rsid w:val="29B6EE4C"/>
    <w:rsid w:val="29BB78B2"/>
    <w:rsid w:val="29C406A2"/>
    <w:rsid w:val="2A1F1206"/>
    <w:rsid w:val="2A5AF95A"/>
    <w:rsid w:val="2AD978D9"/>
    <w:rsid w:val="2B2F6D35"/>
    <w:rsid w:val="2B7B3FC7"/>
    <w:rsid w:val="2BA3F833"/>
    <w:rsid w:val="2BDAEB0F"/>
    <w:rsid w:val="2D19472D"/>
    <w:rsid w:val="2D1CEEBC"/>
    <w:rsid w:val="2D272351"/>
    <w:rsid w:val="2D641694"/>
    <w:rsid w:val="2D6F6C12"/>
    <w:rsid w:val="2DF92B70"/>
    <w:rsid w:val="2E10E896"/>
    <w:rsid w:val="2E531BBB"/>
    <w:rsid w:val="2E6F1890"/>
    <w:rsid w:val="2E6F71E5"/>
    <w:rsid w:val="2E86AA50"/>
    <w:rsid w:val="2E8CE609"/>
    <w:rsid w:val="2E969B87"/>
    <w:rsid w:val="2EB2910D"/>
    <w:rsid w:val="2EB6726C"/>
    <w:rsid w:val="2EBE91A5"/>
    <w:rsid w:val="2EC83E6A"/>
    <w:rsid w:val="2ED2F118"/>
    <w:rsid w:val="2F04AB29"/>
    <w:rsid w:val="2F6522DC"/>
    <w:rsid w:val="2F79A241"/>
    <w:rsid w:val="2F9269D1"/>
    <w:rsid w:val="2FA31663"/>
    <w:rsid w:val="2FB150DB"/>
    <w:rsid w:val="2FD3C55E"/>
    <w:rsid w:val="2FDA7A04"/>
    <w:rsid w:val="301C8892"/>
    <w:rsid w:val="3022DB06"/>
    <w:rsid w:val="3066D090"/>
    <w:rsid w:val="3074E0FF"/>
    <w:rsid w:val="30C37E0B"/>
    <w:rsid w:val="30C45989"/>
    <w:rsid w:val="30EE8C76"/>
    <w:rsid w:val="31265044"/>
    <w:rsid w:val="31487B75"/>
    <w:rsid w:val="317307AA"/>
    <w:rsid w:val="31F29C52"/>
    <w:rsid w:val="31FCCE88"/>
    <w:rsid w:val="32A399BB"/>
    <w:rsid w:val="338E3BC5"/>
    <w:rsid w:val="338FEECD"/>
    <w:rsid w:val="3436309B"/>
    <w:rsid w:val="344B4857"/>
    <w:rsid w:val="345BEB50"/>
    <w:rsid w:val="3462F696"/>
    <w:rsid w:val="34E06D90"/>
    <w:rsid w:val="34FC49C0"/>
    <w:rsid w:val="3504E404"/>
    <w:rsid w:val="350C3475"/>
    <w:rsid w:val="351BD215"/>
    <w:rsid w:val="35359484"/>
    <w:rsid w:val="35480EBF"/>
    <w:rsid w:val="355C30D7"/>
    <w:rsid w:val="3595E23D"/>
    <w:rsid w:val="35A55D67"/>
    <w:rsid w:val="3609E695"/>
    <w:rsid w:val="360A6FEF"/>
    <w:rsid w:val="3625DD68"/>
    <w:rsid w:val="363A276C"/>
    <w:rsid w:val="3641CE92"/>
    <w:rsid w:val="364E8C89"/>
    <w:rsid w:val="3655B185"/>
    <w:rsid w:val="366DB6CF"/>
    <w:rsid w:val="36CC426C"/>
    <w:rsid w:val="36CE28AC"/>
    <w:rsid w:val="37191D50"/>
    <w:rsid w:val="3729DA3D"/>
    <w:rsid w:val="373FCA8E"/>
    <w:rsid w:val="38806EA5"/>
    <w:rsid w:val="389D39AE"/>
    <w:rsid w:val="38DA0E18"/>
    <w:rsid w:val="393BA36E"/>
    <w:rsid w:val="398A408D"/>
    <w:rsid w:val="398A5776"/>
    <w:rsid w:val="398AFD1E"/>
    <w:rsid w:val="399A93E8"/>
    <w:rsid w:val="39A38A1D"/>
    <w:rsid w:val="39B8BAE2"/>
    <w:rsid w:val="3A45DF17"/>
    <w:rsid w:val="3A5C1202"/>
    <w:rsid w:val="3A72DAB7"/>
    <w:rsid w:val="3AE6FFCA"/>
    <w:rsid w:val="3AE915B1"/>
    <w:rsid w:val="3B0DE725"/>
    <w:rsid w:val="3B9BB9B9"/>
    <w:rsid w:val="3BA53978"/>
    <w:rsid w:val="3BE05C8A"/>
    <w:rsid w:val="3BE731B5"/>
    <w:rsid w:val="3BF33587"/>
    <w:rsid w:val="3C6F769E"/>
    <w:rsid w:val="3CB582F2"/>
    <w:rsid w:val="3CBC0CAF"/>
    <w:rsid w:val="3D0359D4"/>
    <w:rsid w:val="3D08C77F"/>
    <w:rsid w:val="3D1CAEF6"/>
    <w:rsid w:val="3D4E461A"/>
    <w:rsid w:val="3D845819"/>
    <w:rsid w:val="3D9977BB"/>
    <w:rsid w:val="3DAFB97A"/>
    <w:rsid w:val="3DC9AB0D"/>
    <w:rsid w:val="3DCA42DB"/>
    <w:rsid w:val="3E0DC1FC"/>
    <w:rsid w:val="3E601C36"/>
    <w:rsid w:val="3E7CFB27"/>
    <w:rsid w:val="3EA0E976"/>
    <w:rsid w:val="3F00FE54"/>
    <w:rsid w:val="3F2F7467"/>
    <w:rsid w:val="3FB7946D"/>
    <w:rsid w:val="3FBF431C"/>
    <w:rsid w:val="3FBF8A03"/>
    <w:rsid w:val="3FD5F853"/>
    <w:rsid w:val="3FF73E57"/>
    <w:rsid w:val="400E7C0D"/>
    <w:rsid w:val="4057A205"/>
    <w:rsid w:val="4067DB43"/>
    <w:rsid w:val="40B7E945"/>
    <w:rsid w:val="41256E51"/>
    <w:rsid w:val="41283C6F"/>
    <w:rsid w:val="414052BA"/>
    <w:rsid w:val="41A4B8F5"/>
    <w:rsid w:val="41D9B764"/>
    <w:rsid w:val="42033FD9"/>
    <w:rsid w:val="4246899D"/>
    <w:rsid w:val="425AA75D"/>
    <w:rsid w:val="4290E660"/>
    <w:rsid w:val="4299658D"/>
    <w:rsid w:val="42CF4245"/>
    <w:rsid w:val="42CF5581"/>
    <w:rsid w:val="42ECE61F"/>
    <w:rsid w:val="434ED955"/>
    <w:rsid w:val="43ED726A"/>
    <w:rsid w:val="442C3073"/>
    <w:rsid w:val="445DA86A"/>
    <w:rsid w:val="44993EB8"/>
    <w:rsid w:val="44FDBA67"/>
    <w:rsid w:val="45199986"/>
    <w:rsid w:val="452AD552"/>
    <w:rsid w:val="452F3475"/>
    <w:rsid w:val="461A4E95"/>
    <w:rsid w:val="46201808"/>
    <w:rsid w:val="46C02454"/>
    <w:rsid w:val="472983C0"/>
    <w:rsid w:val="47573F30"/>
    <w:rsid w:val="475EE258"/>
    <w:rsid w:val="47C6A037"/>
    <w:rsid w:val="4821063F"/>
    <w:rsid w:val="48656BAE"/>
    <w:rsid w:val="48975B40"/>
    <w:rsid w:val="48D5B3C1"/>
    <w:rsid w:val="48F7621B"/>
    <w:rsid w:val="49187553"/>
    <w:rsid w:val="492EAC20"/>
    <w:rsid w:val="496525CB"/>
    <w:rsid w:val="4988DE49"/>
    <w:rsid w:val="49F5722C"/>
    <w:rsid w:val="49F97FFE"/>
    <w:rsid w:val="49FE89E4"/>
    <w:rsid w:val="4A328261"/>
    <w:rsid w:val="4A4925B4"/>
    <w:rsid w:val="4A9ECA91"/>
    <w:rsid w:val="4AA4E471"/>
    <w:rsid w:val="4AB14684"/>
    <w:rsid w:val="4ABA4CDD"/>
    <w:rsid w:val="4ABBD1AF"/>
    <w:rsid w:val="4AEC455A"/>
    <w:rsid w:val="4AFD454A"/>
    <w:rsid w:val="4B67D36E"/>
    <w:rsid w:val="4C01D9E8"/>
    <w:rsid w:val="4C09DE7C"/>
    <w:rsid w:val="4C28A6A0"/>
    <w:rsid w:val="4C7E3741"/>
    <w:rsid w:val="4C8609DE"/>
    <w:rsid w:val="4CBEBCC9"/>
    <w:rsid w:val="4D0BEFF8"/>
    <w:rsid w:val="4D37B840"/>
    <w:rsid w:val="4D871E39"/>
    <w:rsid w:val="4DB4CC55"/>
    <w:rsid w:val="4DEB4254"/>
    <w:rsid w:val="4E0A76DF"/>
    <w:rsid w:val="4E31B5AD"/>
    <w:rsid w:val="4E61E014"/>
    <w:rsid w:val="4E853988"/>
    <w:rsid w:val="4E9C2D11"/>
    <w:rsid w:val="4EE96432"/>
    <w:rsid w:val="4F11A270"/>
    <w:rsid w:val="4F7822AE"/>
    <w:rsid w:val="4FABB1B1"/>
    <w:rsid w:val="50163F6A"/>
    <w:rsid w:val="5077F1ED"/>
    <w:rsid w:val="50A38DEF"/>
    <w:rsid w:val="50AA244E"/>
    <w:rsid w:val="51405C02"/>
    <w:rsid w:val="517E7A09"/>
    <w:rsid w:val="51B63578"/>
    <w:rsid w:val="51EC1687"/>
    <w:rsid w:val="51EF2479"/>
    <w:rsid w:val="5233A463"/>
    <w:rsid w:val="5278C051"/>
    <w:rsid w:val="5301B674"/>
    <w:rsid w:val="533FF49E"/>
    <w:rsid w:val="5354A8CF"/>
    <w:rsid w:val="5368D5FE"/>
    <w:rsid w:val="53895873"/>
    <w:rsid w:val="5392DE35"/>
    <w:rsid w:val="53ACA3CB"/>
    <w:rsid w:val="53B5AECE"/>
    <w:rsid w:val="53CCCC33"/>
    <w:rsid w:val="542CEA02"/>
    <w:rsid w:val="54344455"/>
    <w:rsid w:val="5438B0AA"/>
    <w:rsid w:val="546B0590"/>
    <w:rsid w:val="546CA943"/>
    <w:rsid w:val="546CE917"/>
    <w:rsid w:val="54D6B42B"/>
    <w:rsid w:val="54E2C974"/>
    <w:rsid w:val="55125DD5"/>
    <w:rsid w:val="5518CFD3"/>
    <w:rsid w:val="553A2508"/>
    <w:rsid w:val="554F827C"/>
    <w:rsid w:val="55B807B6"/>
    <w:rsid w:val="55EDEE3C"/>
    <w:rsid w:val="55F2CD61"/>
    <w:rsid w:val="56043C4C"/>
    <w:rsid w:val="561516BA"/>
    <w:rsid w:val="56179F14"/>
    <w:rsid w:val="56A207E6"/>
    <w:rsid w:val="571009A1"/>
    <w:rsid w:val="57362911"/>
    <w:rsid w:val="57512462"/>
    <w:rsid w:val="576A93B1"/>
    <w:rsid w:val="57725F1E"/>
    <w:rsid w:val="5775669B"/>
    <w:rsid w:val="57995D58"/>
    <w:rsid w:val="57D45D7E"/>
    <w:rsid w:val="57FA4B62"/>
    <w:rsid w:val="5825199C"/>
    <w:rsid w:val="58263793"/>
    <w:rsid w:val="58A25865"/>
    <w:rsid w:val="58DCC97E"/>
    <w:rsid w:val="5993AE5E"/>
    <w:rsid w:val="59A4F160"/>
    <w:rsid w:val="59EE886B"/>
    <w:rsid w:val="59EF9D76"/>
    <w:rsid w:val="5A92F9AE"/>
    <w:rsid w:val="5B0C2F7A"/>
    <w:rsid w:val="5B413947"/>
    <w:rsid w:val="5B496F07"/>
    <w:rsid w:val="5B6CA349"/>
    <w:rsid w:val="5B7F22B4"/>
    <w:rsid w:val="5B9E3A8A"/>
    <w:rsid w:val="5C9C45E3"/>
    <w:rsid w:val="5CD04C05"/>
    <w:rsid w:val="5D1C3242"/>
    <w:rsid w:val="5D95381D"/>
    <w:rsid w:val="5D9D96C0"/>
    <w:rsid w:val="5DB2240C"/>
    <w:rsid w:val="5DC0D24A"/>
    <w:rsid w:val="5DC1F265"/>
    <w:rsid w:val="5DFA7910"/>
    <w:rsid w:val="5E0D2D60"/>
    <w:rsid w:val="5E6DD7C7"/>
    <w:rsid w:val="5E6FF3F9"/>
    <w:rsid w:val="5E9A2F34"/>
    <w:rsid w:val="5ECB4504"/>
    <w:rsid w:val="5F0B73F5"/>
    <w:rsid w:val="5F1895E8"/>
    <w:rsid w:val="5F46BEFB"/>
    <w:rsid w:val="5F5AE999"/>
    <w:rsid w:val="5F6E6E50"/>
    <w:rsid w:val="5F83D44C"/>
    <w:rsid w:val="5FAD964D"/>
    <w:rsid w:val="5FE3D634"/>
    <w:rsid w:val="5FF367BC"/>
    <w:rsid w:val="6002F97C"/>
    <w:rsid w:val="60145ACF"/>
    <w:rsid w:val="6024EE47"/>
    <w:rsid w:val="60441B58"/>
    <w:rsid w:val="60550781"/>
    <w:rsid w:val="60887E48"/>
    <w:rsid w:val="60AB355A"/>
    <w:rsid w:val="60BA2B06"/>
    <w:rsid w:val="60D525F9"/>
    <w:rsid w:val="60F2FF1B"/>
    <w:rsid w:val="61503FC0"/>
    <w:rsid w:val="618882D0"/>
    <w:rsid w:val="618C6C85"/>
    <w:rsid w:val="620CE8CF"/>
    <w:rsid w:val="6261AD63"/>
    <w:rsid w:val="6266655E"/>
    <w:rsid w:val="62B45409"/>
    <w:rsid w:val="62DD53E2"/>
    <w:rsid w:val="62E0819F"/>
    <w:rsid w:val="631B5B6E"/>
    <w:rsid w:val="6375DEE2"/>
    <w:rsid w:val="63798A78"/>
    <w:rsid w:val="63AB6A8D"/>
    <w:rsid w:val="63CA5024"/>
    <w:rsid w:val="64122321"/>
    <w:rsid w:val="644E4F83"/>
    <w:rsid w:val="6455A124"/>
    <w:rsid w:val="646CFC2B"/>
    <w:rsid w:val="64A192D9"/>
    <w:rsid w:val="64CFAF7D"/>
    <w:rsid w:val="64E2CB0F"/>
    <w:rsid w:val="64EF6189"/>
    <w:rsid w:val="655AAC4D"/>
    <w:rsid w:val="657CC61E"/>
    <w:rsid w:val="659F9FE1"/>
    <w:rsid w:val="65FA20F2"/>
    <w:rsid w:val="660DB9C6"/>
    <w:rsid w:val="663B094C"/>
    <w:rsid w:val="667BD3EA"/>
    <w:rsid w:val="6719F354"/>
    <w:rsid w:val="67488F24"/>
    <w:rsid w:val="6754D8B2"/>
    <w:rsid w:val="6778BC89"/>
    <w:rsid w:val="677A6099"/>
    <w:rsid w:val="67954AF0"/>
    <w:rsid w:val="67BFFB47"/>
    <w:rsid w:val="67C302EF"/>
    <w:rsid w:val="67CF4898"/>
    <w:rsid w:val="67F73E1E"/>
    <w:rsid w:val="6883FEF7"/>
    <w:rsid w:val="68BE1B5C"/>
    <w:rsid w:val="68ED689B"/>
    <w:rsid w:val="68EE4FDB"/>
    <w:rsid w:val="69219C57"/>
    <w:rsid w:val="6944F21D"/>
    <w:rsid w:val="694C20E2"/>
    <w:rsid w:val="695C900D"/>
    <w:rsid w:val="69683FD5"/>
    <w:rsid w:val="6999CF11"/>
    <w:rsid w:val="69C414A2"/>
    <w:rsid w:val="69C9A93D"/>
    <w:rsid w:val="69CD8D3B"/>
    <w:rsid w:val="6A545F60"/>
    <w:rsid w:val="6AAE4E3A"/>
    <w:rsid w:val="6AC4BA0A"/>
    <w:rsid w:val="6AF30632"/>
    <w:rsid w:val="6B47AA46"/>
    <w:rsid w:val="6B99CE4E"/>
    <w:rsid w:val="6BA5D274"/>
    <w:rsid w:val="6BC7C36F"/>
    <w:rsid w:val="6BD53472"/>
    <w:rsid w:val="6BD989EA"/>
    <w:rsid w:val="6C4CC135"/>
    <w:rsid w:val="6C765502"/>
    <w:rsid w:val="6CCA5ED4"/>
    <w:rsid w:val="6D4BED65"/>
    <w:rsid w:val="6D81DED8"/>
    <w:rsid w:val="6D94FE07"/>
    <w:rsid w:val="6E197296"/>
    <w:rsid w:val="6E62A244"/>
    <w:rsid w:val="6E7604D9"/>
    <w:rsid w:val="6E848597"/>
    <w:rsid w:val="6EDDD32A"/>
    <w:rsid w:val="6F04D4C5"/>
    <w:rsid w:val="6F315743"/>
    <w:rsid w:val="6F79490A"/>
    <w:rsid w:val="6F9DD3D3"/>
    <w:rsid w:val="6FA05657"/>
    <w:rsid w:val="6FA0AD56"/>
    <w:rsid w:val="6FB0806D"/>
    <w:rsid w:val="6FE10A30"/>
    <w:rsid w:val="70304597"/>
    <w:rsid w:val="70318D72"/>
    <w:rsid w:val="708F9483"/>
    <w:rsid w:val="709B23DB"/>
    <w:rsid w:val="70A8FA08"/>
    <w:rsid w:val="70AF9E9F"/>
    <w:rsid w:val="70B93627"/>
    <w:rsid w:val="70F5C690"/>
    <w:rsid w:val="713617F3"/>
    <w:rsid w:val="71583760"/>
    <w:rsid w:val="7158C75A"/>
    <w:rsid w:val="715CBADE"/>
    <w:rsid w:val="718818B6"/>
    <w:rsid w:val="71F49048"/>
    <w:rsid w:val="725D742C"/>
    <w:rsid w:val="7268FE8A"/>
    <w:rsid w:val="72951B9F"/>
    <w:rsid w:val="72BB0D70"/>
    <w:rsid w:val="72FE05E6"/>
    <w:rsid w:val="72FEE72B"/>
    <w:rsid w:val="7310B576"/>
    <w:rsid w:val="731AB3F8"/>
    <w:rsid w:val="73543222"/>
    <w:rsid w:val="73675919"/>
    <w:rsid w:val="738870A3"/>
    <w:rsid w:val="73E1B603"/>
    <w:rsid w:val="73FCFF35"/>
    <w:rsid w:val="743D2F9F"/>
    <w:rsid w:val="748F6EF3"/>
    <w:rsid w:val="74A95BA9"/>
    <w:rsid w:val="74A9F9BF"/>
    <w:rsid w:val="75743367"/>
    <w:rsid w:val="75F47B5A"/>
    <w:rsid w:val="760364AD"/>
    <w:rsid w:val="7612D846"/>
    <w:rsid w:val="76226AD6"/>
    <w:rsid w:val="7641241C"/>
    <w:rsid w:val="766DEA03"/>
    <w:rsid w:val="7675B8A4"/>
    <w:rsid w:val="7718A548"/>
    <w:rsid w:val="774F432A"/>
    <w:rsid w:val="77817E37"/>
    <w:rsid w:val="778346C3"/>
    <w:rsid w:val="779F6115"/>
    <w:rsid w:val="77B5DD57"/>
    <w:rsid w:val="77E1E5F4"/>
    <w:rsid w:val="77F2D9DB"/>
    <w:rsid w:val="780228D9"/>
    <w:rsid w:val="7839FF2B"/>
    <w:rsid w:val="78A9AA8C"/>
    <w:rsid w:val="78B83360"/>
    <w:rsid w:val="78C0FCDE"/>
    <w:rsid w:val="78E1DC91"/>
    <w:rsid w:val="79130EC7"/>
    <w:rsid w:val="7A19E225"/>
    <w:rsid w:val="7A659DB9"/>
    <w:rsid w:val="7A75E0FA"/>
    <w:rsid w:val="7B1F71C6"/>
    <w:rsid w:val="7B2BDAE5"/>
    <w:rsid w:val="7B4CB192"/>
    <w:rsid w:val="7B4DF369"/>
    <w:rsid w:val="7B563ADB"/>
    <w:rsid w:val="7BA4C25C"/>
    <w:rsid w:val="7C038F33"/>
    <w:rsid w:val="7C8E0C7F"/>
    <w:rsid w:val="7C9670A1"/>
    <w:rsid w:val="7CF8C8B4"/>
    <w:rsid w:val="7D26242D"/>
    <w:rsid w:val="7DBB48EB"/>
    <w:rsid w:val="7DC9B64C"/>
    <w:rsid w:val="7EB28380"/>
    <w:rsid w:val="7F0D525B"/>
    <w:rsid w:val="7F2B1E97"/>
    <w:rsid w:val="7F2DD9A0"/>
    <w:rsid w:val="7F50D8BF"/>
    <w:rsid w:val="7F8668EF"/>
    <w:rsid w:val="7F9D367B"/>
    <w:rsid w:val="7FB2B5C9"/>
    <w:rsid w:val="7FC62D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C8892"/>
  <w15:chartTrackingRefBased/>
  <w15:docId w15:val="{EE7031F7-A0B1-46D0-8ECE-868EE44032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Revision">
    <w:name w:val="Revision"/>
    <w:hidden/>
    <w:uiPriority w:val="99"/>
    <w:semiHidden/>
    <w:rsid w:val="00795F3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20/10/relationships/intelligence" Target="intelligence2.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microsoft.com/office/2011/relationships/people" Target="people.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A00020186 Ocean Wojcicki</dc:creator>
  <keywords/>
  <dc:description/>
  <lastModifiedBy>A00020186 Ocean Wojcicki</lastModifiedBy>
  <revision>11</revision>
  <dcterms:created xsi:type="dcterms:W3CDTF">2026-04-20T16:45:00.0000000Z</dcterms:created>
  <dcterms:modified xsi:type="dcterms:W3CDTF">2026-05-01T14:52:52.8218724Z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be28adcd-3bdf-49e6-8641-ce59cc1a1149</vt:lpwstr>
  </property>
</Properties>
</file>